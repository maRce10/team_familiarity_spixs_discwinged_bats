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Arial" w:hAnsi="Arial" w:cs="Arial"/>
          <w:b/>
          <w:bCs/>
          <w:sz w:val="26"/>
          <w:szCs w:val="26"/>
          <w:lang w:val="en-US"/>
        </w:rPr>
      </w:pPr>
      <w:r>
        <w:rPr>
          <w:rFonts w:hint="default" w:ascii="Arial" w:hAnsi="Arial" w:cs="Arial"/>
          <w:b/>
          <w:bCs/>
          <w:sz w:val="26"/>
          <w:szCs w:val="26"/>
          <w:lang w:val="en-US"/>
        </w:rPr>
        <w:t>Supplementary materials: Familiarity enhances efficiency in complex collective tasks</w:t>
      </w:r>
    </w:p>
    <w:p>
      <w:pPr>
        <w:rPr>
          <w:rFonts w:hint="default" w:ascii="Arial" w:hAnsi="Arial" w:cs="Arial"/>
          <w:b/>
          <w:bCs/>
          <w:lang w:val="en-US"/>
        </w:rPr>
      </w:pPr>
    </w:p>
    <w:p>
      <w:pPr>
        <w:pStyle w:val="2"/>
        <w:rPr>
          <w:rFonts w:hint="default" w:ascii="Arial" w:hAnsi="Arial" w:cs="Arial"/>
          <w:lang w:val="en-US"/>
        </w:rPr>
      </w:pPr>
      <w:bookmarkStart w:id="0" w:name="_ccgfqpcd8xvn" w:colFirst="0" w:colLast="0"/>
      <w:bookmarkEnd w:id="0"/>
      <w:r>
        <w:rPr>
          <w:rFonts w:hint="default" w:ascii="Arial" w:hAnsi="Arial" w:cs="Arial"/>
          <w:lang w:val="en-US"/>
        </w:rPr>
        <w:t>Methods</w:t>
      </w:r>
    </w:p>
    <w:p>
      <w:pPr>
        <w:spacing w:before="240" w:after="240"/>
        <w:rPr>
          <w:rFonts w:hint="default" w:ascii="Arial" w:hAnsi="Arial" w:cs="Arial"/>
          <w:sz w:val="26"/>
          <w:szCs w:val="26"/>
          <w:lang w:val="en-US"/>
        </w:rPr>
      </w:pPr>
      <w:r>
        <w:rPr>
          <w:rFonts w:hint="default" w:ascii="Arial" w:hAnsi="Arial" w:cs="Arial"/>
          <w:b/>
          <w:bCs/>
          <w:sz w:val="26"/>
          <w:szCs w:val="26"/>
          <w:lang w:val="en-US"/>
        </w:rPr>
        <w:t>Group capturing</w:t>
      </w:r>
      <w:r>
        <w:rPr>
          <w:rFonts w:hint="default" w:ascii="Arial" w:hAnsi="Arial" w:cs="Arial"/>
          <w:sz w:val="26"/>
          <w:szCs w:val="26"/>
          <w:lang w:val="en-US"/>
        </w:rPr>
        <w:t xml:space="preserve"> </w:t>
      </w:r>
    </w:p>
    <w:p>
      <w:pPr>
        <w:spacing w:after="240"/>
        <w:rPr>
          <w:rFonts w:hint="default" w:ascii="Arial" w:hAnsi="Arial" w:cs="Arial"/>
          <w:sz w:val="28"/>
          <w:szCs w:val="28"/>
          <w:lang w:val="en-US"/>
        </w:rPr>
      </w:pPr>
      <w:r>
        <w:rPr>
          <w:rFonts w:hint="default" w:ascii="Arial" w:hAnsi="Arial" w:cs="Arial"/>
          <w:lang w:val="en-US"/>
        </w:rPr>
        <w:t xml:space="preserve">Our research was carried out at the Barú Biological Station in southwestern Costa Rica. We searched for bats within the developing tubular leaves of </w:t>
      </w:r>
      <w:r>
        <w:rPr>
          <w:rFonts w:hint="default" w:ascii="Arial" w:hAnsi="Arial" w:cs="Arial"/>
          <w:i/>
          <w:iCs/>
          <w:lang w:val="en-US"/>
        </w:rPr>
        <w:t>Calathea lutea</w:t>
      </w:r>
      <w:r>
        <w:rPr>
          <w:rFonts w:hint="default" w:ascii="Arial" w:hAnsi="Arial" w:cs="Arial"/>
          <w:lang w:val="en-US"/>
        </w:rPr>
        <w:t xml:space="preserve"> and </w:t>
      </w:r>
      <w:r>
        <w:rPr>
          <w:rFonts w:hint="default" w:ascii="Arial" w:hAnsi="Arial" w:cs="Arial"/>
          <w:i/>
          <w:iCs/>
          <w:lang w:val="en-US"/>
        </w:rPr>
        <w:t>Heliconia</w:t>
      </w:r>
      <w:r>
        <w:rPr>
          <w:rFonts w:hint="default" w:ascii="Arial" w:hAnsi="Arial" w:cs="Arial"/>
          <w:lang w:val="en-US"/>
        </w:rPr>
        <w:t xml:space="preserve"> </w:t>
      </w:r>
      <w:r>
        <w:rPr>
          <w:rFonts w:hint="default" w:ascii="Arial" w:hAnsi="Arial" w:cs="Arial"/>
          <w:i/>
          <w:iCs/>
          <w:lang w:val="en-US"/>
        </w:rPr>
        <w:t>imbricata</w:t>
      </w:r>
      <w:r>
        <w:rPr>
          <w:rFonts w:hint="default" w:ascii="Arial" w:hAnsi="Arial" w:cs="Arial"/>
          <w:lang w:val="en-US"/>
        </w:rPr>
        <w:t xml:space="preserve">, which are species commonly used by Spix's disc-winged bats for roosting </w:t>
      </w:r>
      <w:r>
        <w:rPr>
          <w:rFonts w:hint="default" w:ascii="Arial" w:hAnsi="Arial" w:cs="Arial"/>
          <w:lang w:val="en-US"/>
        </w:rPr>
        <w:fldChar w:fldCharType="begin"/>
      </w:r>
      <w:r>
        <w:rPr>
          <w:rFonts w:hint="default" w:ascii="Arial" w:hAnsi="Arial" w:cs="Arial"/>
          <w:lang w:val="en-US"/>
        </w:rPr>
        <w:instrText xml:space="preserve"> ADDIN ZOTERO_ITEM CSL_CITATION {"citationID":"rRWNyrGu","properties":{"formattedCitation":"({\\i{}1}, {\\i{}2})","plainCitation":"(1, 2)","noteIndex":0},"citationItems":[{"id":969,"uris":["http://zotero.org/users/10851648/items/NP4IV6G2"],"itemData":{"id":969,"type":"article-journal","container-title":"PLoS ONE","license":"All rights reserved","page":"e28821","title":"Response of a bat specialist to the loss of a critical resource","volume":"6","author":[{"family":"Chaverri","given":"G"},{"family":"Kunz","given":"T H"}],"issued":{"date-parts":[["2011"]]}}},{"id":460,"uris":["http://zotero.org/users/10851648/items/SYANJECI"],"itemData":{"id":460,"type":"article-journal","container-title":"Journal of Tropical Ecology","page":"291-305","title":"Roost availability and population size of Thyroptera tricolor, a leaf-roosting bat, in northeastern Costa Rica","volume":"20","author":[{"family":"Vonhof","given":"M J"},{"family":"Fenton","given":"M B"}],"issued":{"date-parts":[["2004"]]}}}],"schema":"https://github.com/citation-style-language/schema/raw/master/csl-citation.json"} </w:instrText>
      </w:r>
      <w:r>
        <w:rPr>
          <w:rFonts w:hint="default" w:ascii="Arial" w:hAnsi="Arial" w:cs="Arial"/>
          <w:lang w:val="en-US"/>
        </w:rPr>
        <w:fldChar w:fldCharType="separate"/>
      </w:r>
      <w:r>
        <w:rPr>
          <w:rFonts w:hint="default" w:ascii="Arial" w:hAnsi="Arial" w:cs="Arial"/>
          <w:lang w:val="en-US"/>
        </w:rPr>
        <w:t>(</w:t>
      </w:r>
      <w:r>
        <w:rPr>
          <w:rFonts w:hint="default" w:ascii="Arial" w:hAnsi="Arial" w:cs="Arial"/>
          <w:i/>
          <w:iCs/>
          <w:lang w:val="en-US"/>
        </w:rPr>
        <w:t>1</w:t>
      </w:r>
      <w:r>
        <w:rPr>
          <w:rFonts w:hint="default" w:ascii="Arial" w:hAnsi="Arial" w:cs="Arial"/>
          <w:lang w:val="en-US"/>
        </w:rPr>
        <w:t xml:space="preserve">, </w:t>
      </w:r>
      <w:r>
        <w:rPr>
          <w:rFonts w:hint="default" w:ascii="Arial" w:hAnsi="Arial" w:cs="Arial"/>
          <w:i/>
          <w:iCs/>
          <w:lang w:val="en-US"/>
        </w:rPr>
        <w:t>2</w:t>
      </w:r>
      <w:r>
        <w:rPr>
          <w:rFonts w:hint="default" w:ascii="Arial" w:hAnsi="Arial" w:cs="Arial"/>
          <w:lang w:val="en-US"/>
        </w:rPr>
        <w:t>)</w:t>
      </w:r>
      <w:r>
        <w:rPr>
          <w:rFonts w:hint="default" w:ascii="Arial" w:hAnsi="Arial" w:cs="Arial"/>
          <w:lang w:val="en-US"/>
        </w:rPr>
        <w:fldChar w:fldCharType="end"/>
      </w:r>
      <w:r>
        <w:rPr>
          <w:rFonts w:hint="default" w:ascii="Arial" w:hAnsi="Arial" w:cs="Arial"/>
          <w:lang w:val="en-US"/>
        </w:rPr>
        <w:t>. When bats were found, we captured all group members and placed them inside a cloth holding bag. All individuals older than 2 months were marked with transponders (Mini HPT8 Transponder; Biomark Inc., ID, U.S.A.) and scanned using Biomark's HPR Lite reader to individually identify them. Transponders were injected subcutaneously in the mid-dorsal area after cleaning the needle, the transponder and the injection area and its surroundings with an antiseptic (Chlorhexidine Gluconate). Groups were brought to the field station to conduct experiments. After experiments, we provided water and mealworm larvae to all individuals. Bats were returned to their capture sites by gently placing them in their original roost.</w:t>
      </w:r>
    </w:p>
    <w:p>
      <w:pPr>
        <w:spacing w:before="240" w:after="240"/>
        <w:rPr>
          <w:rFonts w:hint="default" w:ascii="Arial" w:hAnsi="Arial" w:cs="Arial"/>
          <w:b/>
          <w:bCs/>
          <w:sz w:val="26"/>
          <w:szCs w:val="26"/>
          <w:lang w:val="en-US"/>
        </w:rPr>
      </w:pPr>
      <w:r>
        <w:rPr>
          <w:rFonts w:hint="default" w:ascii="Arial" w:hAnsi="Arial" w:cs="Arial"/>
          <w:b/>
          <w:bCs/>
          <w:sz w:val="26"/>
          <w:szCs w:val="26"/>
          <w:lang w:val="en-US"/>
        </w:rPr>
        <w:t>Experiments</w:t>
      </w:r>
    </w:p>
    <w:p>
      <w:pPr>
        <w:spacing w:before="240" w:after="240"/>
        <w:rPr>
          <w:rFonts w:hint="default" w:ascii="Arial" w:hAnsi="Arial" w:cs="Arial"/>
          <w:lang w:val="en-US"/>
        </w:rPr>
      </w:pPr>
      <w:r>
        <w:rPr>
          <w:rFonts w:hint="default" w:ascii="Arial" w:hAnsi="Arial" w:cs="Arial"/>
          <w:lang w:val="en-US"/>
        </w:rPr>
        <w:t xml:space="preserve">All experiments were conducted in a flight cage (9 x 4 x 3 m; double white cloth) during the daytime as the behavior under study, the coordination of flight among all group members to locate roost sites, has only been observed during this time, not at night </w:t>
      </w:r>
      <w:r>
        <w:rPr>
          <w:rFonts w:hint="default" w:ascii="Arial" w:hAnsi="Arial" w:cs="Arial"/>
          <w:lang w:val="en-US"/>
        </w:rPr>
        <w:fldChar w:fldCharType="begin"/>
      </w:r>
      <w:r>
        <w:rPr>
          <w:rFonts w:hint="default" w:ascii="Arial" w:hAnsi="Arial" w:cs="Arial"/>
          <w:lang w:val="en-US"/>
        </w:rPr>
        <w:instrText xml:space="preserve"> ADDIN ZOTERO_ITEM CSL_CITATION {"citationID":"UGBHqKjS","properties":{"formattedCitation":"({\\i{}3}, {\\i{}4})","plainCitation":"(3, 4)","noteIndex":0},"citationItems":[{"id":13818,"uris":["http://zotero.org/users/10851648/items/4BRN4S35"],"itemData":{"id":13818,"type":"article-journal","container-title":"Animal Behaviour","DOI":"10.1016/j.anbehav.2015.07.014","ISSN":"00033472","page":"81-89","publisher":"Elsevier Ltd","title":"Behavioural strategies associated with using an ephemeral roosting resource in Spix's disc-winged bat","volume":"108","author":[{"family":"Montero","given":"B.Karina"},{"family":"Gillam","given":"Erin H."}],"issued":{"date-parts":[["2015"]]}}},{"id":9394,"uris":["http://zotero.org/users/10851648/items/2JYQ7C2T"],"itemData":{"id":9394,"type":"article-journal","abstract":"Social calls in bats have many functions, including mate attraction and maintaining contact during flight. Research suggests that social calls may also be used to transfer information about roosts, but no studies have yet demonstrated that calls are used to actively attract conspecifics to roosting locations. We document the social calls used by Spix's disc-winged bat (Thyroptera tricolor) to actively recruit group members to roosts. In acoustic trials, we recorded two sets of calls; one from flying individuals termed 'inquiry calls', and another from roosting bats termed 'response calls'. Inquiry calls were emitted by flying bats immediately upon release, and quickly (i.e. 178 ms) elicited production of response calls from roosting individuals. Most flying bats entered the roost when roosting individuals responded, while few bats entered the roost in the absence of a response. We argue that information transfer concerning roost location may facilitate sociality in T. tricolor, given the ephemeral nature of roosting structures used by this species. © 2010 The Royal Society.","container-title":"Biology Letters","DOI":"10.1098/rsbl.2009.0964","ISSN":"1744-9561","issue":"4","license":"All rights reserved","page":"441-444","title":"Social calls used by a leaf-roosting bat to signal location","volume":"6","author":[{"family":"Chaverri","given":"Gloriana"},{"family":"Gillam","given":"Erin H."},{"family":"Vonhof","given":"Maarten J."}],"issued":{"date-parts":[["2010",8,23]]}}}],"schema":"https://github.com/citation-style-language/schema/raw/master/csl-citation.json"} </w:instrText>
      </w:r>
      <w:r>
        <w:rPr>
          <w:rFonts w:hint="default" w:ascii="Arial" w:hAnsi="Arial" w:cs="Arial"/>
          <w:lang w:val="en-US"/>
        </w:rPr>
        <w:fldChar w:fldCharType="separate"/>
      </w:r>
      <w:r>
        <w:rPr>
          <w:rFonts w:hint="default" w:ascii="Arial" w:hAnsi="Arial" w:cs="Arial"/>
          <w:lang w:val="en-US"/>
        </w:rPr>
        <w:t>(</w:t>
      </w:r>
      <w:r>
        <w:rPr>
          <w:rFonts w:hint="default" w:ascii="Arial" w:hAnsi="Arial" w:cs="Arial"/>
          <w:i/>
          <w:iCs/>
          <w:lang w:val="en-US"/>
        </w:rPr>
        <w:t>3</w:t>
      </w:r>
      <w:r>
        <w:rPr>
          <w:rFonts w:hint="default" w:ascii="Arial" w:hAnsi="Arial" w:cs="Arial"/>
          <w:lang w:val="en-US"/>
        </w:rPr>
        <w:t xml:space="preserve">, </w:t>
      </w:r>
      <w:r>
        <w:rPr>
          <w:rFonts w:hint="default" w:ascii="Arial" w:hAnsi="Arial" w:cs="Arial"/>
          <w:i/>
          <w:iCs/>
          <w:lang w:val="en-US"/>
        </w:rPr>
        <w:t>4</w:t>
      </w:r>
      <w:r>
        <w:rPr>
          <w:rFonts w:hint="default" w:ascii="Arial" w:hAnsi="Arial" w:cs="Arial"/>
          <w:lang w:val="en-US"/>
        </w:rPr>
        <w:t>)</w:t>
      </w:r>
      <w:r>
        <w:rPr>
          <w:rFonts w:hint="default" w:ascii="Arial" w:hAnsi="Arial" w:cs="Arial"/>
          <w:lang w:val="en-US"/>
        </w:rPr>
        <w:fldChar w:fldCharType="end"/>
      </w:r>
      <w:r>
        <w:rPr>
          <w:rFonts w:hint="default" w:ascii="Arial" w:hAnsi="Arial" w:cs="Arial"/>
          <w:lang w:val="en-US"/>
        </w:rPr>
        <w:t xml:space="preserve">. </w:t>
      </w:r>
    </w:p>
    <w:p>
      <w:pPr>
        <w:spacing w:before="240" w:after="240"/>
        <w:rPr>
          <w:rFonts w:hint="default" w:ascii="Arial" w:hAnsi="Arial" w:cs="Arial"/>
          <w:lang w:val="en-US"/>
        </w:rPr>
      </w:pPr>
      <w:r>
        <w:rPr>
          <w:rFonts w:hint="default" w:ascii="Arial" w:hAnsi="Arial" w:cs="Arial"/>
          <w:b/>
          <w:bCs/>
          <w:sz w:val="24"/>
          <w:szCs w:val="24"/>
          <w:lang w:val="en-US"/>
        </w:rPr>
        <w:t>Group flight coordination</w:t>
      </w:r>
      <w:r>
        <w:rPr>
          <w:rFonts w:hint="default" w:ascii="Arial" w:hAnsi="Arial" w:cs="Arial"/>
          <w:lang w:val="en-US"/>
        </w:rPr>
        <w:t xml:space="preserve"> </w:t>
      </w:r>
    </w:p>
    <w:p>
      <w:pPr>
        <w:rPr>
          <w:rFonts w:hint="default" w:ascii="Arial" w:hAnsi="Arial" w:cs="Arial"/>
          <w:i/>
          <w:iCs/>
          <w:lang w:val="en-US"/>
        </w:rPr>
      </w:pPr>
      <w:r>
        <w:rPr>
          <w:rFonts w:hint="default" w:ascii="Arial" w:hAnsi="Arial" w:cs="Arial"/>
          <w:i/>
          <w:iCs/>
          <w:lang w:val="en-US"/>
        </w:rPr>
        <w:t xml:space="preserve">Experimental design </w:t>
      </w:r>
    </w:p>
    <w:p>
      <w:pPr>
        <w:rPr>
          <w:rFonts w:hint="default" w:ascii="Arial" w:hAnsi="Arial" w:cs="Arial"/>
          <w:i/>
          <w:iCs/>
          <w:lang w:val="en-US"/>
        </w:rPr>
      </w:pPr>
    </w:p>
    <w:p>
      <w:pPr>
        <w:rPr>
          <w:rFonts w:hint="default" w:ascii="Arial" w:hAnsi="Arial" w:cs="Arial"/>
          <w:lang w:val="en-US"/>
        </w:rPr>
      </w:pPr>
      <w:r>
        <w:rPr>
          <w:rFonts w:hint="default" w:ascii="Arial" w:hAnsi="Arial" w:cs="Arial"/>
          <w:lang w:val="en-US"/>
        </w:rPr>
        <w:t xml:space="preserve">We released all members of a </w:t>
      </w:r>
      <w:r>
        <w:rPr>
          <w:rFonts w:hint="default" w:ascii="Arial" w:hAnsi="Arial" w:cs="Arial"/>
          <w:i/>
          <w:iCs/>
          <w:lang w:val="en-US"/>
        </w:rPr>
        <w:t>natural</w:t>
      </w:r>
      <w:r>
        <w:rPr>
          <w:rFonts w:hint="default" w:ascii="Arial" w:hAnsi="Arial" w:cs="Arial"/>
          <w:lang w:val="en-US"/>
        </w:rPr>
        <w:t xml:space="preserve"> group (bats captured while sharing the same roost) inside a large flight cage (9 x 4 x 3 m) and allowed them to fly freely for 5 min. Flight experiments were also conducted for </w:t>
      </w:r>
      <w:r>
        <w:rPr>
          <w:rFonts w:hint="default" w:ascii="Arial" w:hAnsi="Arial" w:cs="Arial"/>
          <w:i/>
          <w:iCs/>
          <w:lang w:val="en-US"/>
        </w:rPr>
        <w:t>artificial</w:t>
      </w:r>
      <w:r>
        <w:rPr>
          <w:rFonts w:hint="default" w:ascii="Arial" w:hAnsi="Arial" w:cs="Arial"/>
          <w:lang w:val="en-US"/>
        </w:rPr>
        <w:t xml:space="preserve"> groups that were created by combining bats from all natural groups captured in a given day. To identify and differentiate between individuals in each experiment, we used nontoxic colored fluorescent powders (MagruderColor Company), which were applied to the dorsal and ventral areas of each bat. The creation of new (artificial) groups was done with a custom programmatic routine that maximized the number of individuals involved in the experiment while enforcing the following conditions: 1) group size of 2-5 individuals, 2) all individuals in a group must come from different natural groups, 3) no color must be repeated in a group, 4) sex ratio as close as possible to 50:50 </w:t>
      </w:r>
      <w:r>
        <w:rPr>
          <w:rFonts w:hint="default" w:ascii="Arial" w:hAnsi="Arial" w:cs="Arial"/>
          <w:lang w:val="en-US"/>
        </w:rPr>
        <w:fldChar w:fldCharType="begin"/>
      </w:r>
      <w:r>
        <w:rPr>
          <w:rFonts w:hint="default" w:ascii="Arial" w:hAnsi="Arial" w:cs="Arial"/>
          <w:lang w:val="en-US"/>
        </w:rPr>
        <w:instrText xml:space="preserve"> ADDIN ZOTERO_ITEM CSL_CITATION {"citationID":"1we7rcIp","properties":{"formattedCitation":"({\\i{}5})","plainCitation":"(5)","noteIndex":0},"citationItems":[{"id":627,"uris":["http://zotero.org/users/10851648/items/7PRV7DX5"],"itemData":{"id":627,"type":"article-journal","abstract":"Spix's disc-winged bats, Thyroptera tricolor, roost in young, rolled leaves of Heliconia or Calathea plants. In this paper, we examined how the combination of high habitat availability, low occupancy rate and short longevity of those roosts may affect the pattern of interactions among individuals in the population. We regularly censused a 5.69-ha study area in northeastern Costa Rica and examined patterns of association using mark–recapture data. Thyroptera tricolor formed behaviourally cohesive social groups of mixed sex, ranging in size from four to 14 individuals. Approximately 85% of dyads maintained associations over time periods of up to 100 days, and 40% of dyads maintained longer-term associations of at least 420 days across sex classes. Individuals within social groups did not always roost together, but they shared a small common roosting home range, which averaged just 0.19 ha. Members of different social groups rarely associated, although limited associations between members of select social groups in one subunit were observed. However, roosting home ranges of adjacent social groups often overlapped (up to 39% of home ranges, and up to 92% of the area of the smaller home range), and home range centres were situated less than 100 m apart. Thus, social groups rarely interacted but overlapped in space. The features of this social system are unique among bats and mammals in general, and point to groupings based on kinship or cooperation.","container-title":"Animal Behaviour","page":"507-521","title":"Analysis of Spix's disc-winged bat association patterns and roosting home ranges reveal a novel social structure among bats","volume":"68","author":[{"family":"Vonhof","given":"M J"},{"family":"Whitehead","given":"H"},{"family":"Fenton","given":"M B"}],"issued":{"date-parts":[["2004"]]}}}],"schema":"https://github.com/citation-style-language/schema/raw/master/csl-citation.json"} </w:instrText>
      </w:r>
      <w:r>
        <w:rPr>
          <w:rFonts w:hint="default" w:ascii="Arial" w:hAnsi="Arial" w:cs="Arial"/>
          <w:lang w:val="en-US"/>
        </w:rPr>
        <w:fldChar w:fldCharType="separate"/>
      </w:r>
      <w:r>
        <w:rPr>
          <w:rFonts w:hint="default" w:ascii="Arial" w:hAnsi="Arial" w:cs="Arial"/>
          <w:lang w:val="en-US"/>
        </w:rPr>
        <w:t>(</w:t>
      </w:r>
      <w:r>
        <w:rPr>
          <w:rFonts w:hint="default" w:ascii="Arial" w:hAnsi="Arial" w:cs="Arial"/>
          <w:i/>
          <w:iCs/>
          <w:lang w:val="en-US"/>
        </w:rPr>
        <w:t>5</w:t>
      </w:r>
      <w:r>
        <w:rPr>
          <w:rFonts w:hint="default" w:ascii="Arial" w:hAnsi="Arial" w:cs="Arial"/>
          <w:lang w:val="en-US"/>
        </w:rPr>
        <w:t>)</w:t>
      </w:r>
      <w:r>
        <w:rPr>
          <w:rFonts w:hint="default" w:ascii="Arial" w:hAnsi="Arial" w:cs="Arial"/>
          <w:lang w:val="en-US"/>
        </w:rPr>
        <w:fldChar w:fldCharType="end"/>
      </w:r>
      <w:r>
        <w:rPr>
          <w:rFonts w:hint="default" w:ascii="Arial" w:hAnsi="Arial" w:cs="Arial"/>
          <w:lang w:val="en-US"/>
        </w:rPr>
        <w:t xml:space="preserve">, 5) individuals are only used in a single artificial group. </w:t>
      </w:r>
    </w:p>
    <w:p>
      <w:pPr>
        <w:rPr>
          <w:rFonts w:hint="default" w:ascii="Arial" w:hAnsi="Arial" w:cs="Arial"/>
          <w:lang w:val="en-US"/>
        </w:rPr>
      </w:pPr>
    </w:p>
    <w:p>
      <w:pPr>
        <w:rPr>
          <w:rFonts w:hint="default" w:ascii="Arial" w:hAnsi="Arial" w:cs="Arial"/>
          <w:lang w:val="en-US"/>
        </w:rPr>
      </w:pPr>
      <w:r>
        <w:rPr>
          <w:rFonts w:hint="default" w:ascii="Arial" w:hAnsi="Arial" w:cs="Arial"/>
          <w:lang w:val="en-US"/>
        </w:rPr>
        <w:t xml:space="preserve">We videotaped group flight experiments using an array of four GoPro cameras (7 Hero) positioned at the margin of the cage interior. We then analyzed the videos, annotating all frames in 5 s sections in which all individuals were visible and estimated the position in three-dimensional (3-D) space for each individual with the software Argus </w:t>
      </w:r>
      <w:r>
        <w:rPr>
          <w:rFonts w:hint="default" w:ascii="Arial" w:hAnsi="Arial" w:cs="Arial"/>
          <w:lang w:val="en-US"/>
        </w:rPr>
        <w:fldChar w:fldCharType="begin"/>
      </w:r>
      <w:r>
        <w:rPr>
          <w:rFonts w:hint="default" w:ascii="Arial" w:hAnsi="Arial" w:cs="Arial"/>
          <w:lang w:val="en-US"/>
        </w:rPr>
        <w:instrText xml:space="preserve"> ADDIN ZOTERO_ITEM CSL_CITATION {"citationID":"uhdqKkxW","properties":{"formattedCitation":"({\\i{}6})","plainCitation":"(6)","noteIndex":0},"citationItems":[{"id":23451,"uris":["http://zotero.org/users/10851648/items/T2J59LVH"],"itemData":{"id":23451,"type":"article-journal","abstract":"ABSTRACT\n            Ecological, behavioral and biomechanical studies often need to quantify animal movement and behavior in three dimensions. In laboratory studies, a common tool to accomplish these measurements is the use of multiple, calibrated high-speed cameras. Until very recently, the complexity, weight and cost of such cameras have made their deployment in field situations risky; furthermore, such cameras are not affordable to many researchers. Here, we show how inexpensive, consumer-grade cameras can adequately accomplish these measurements both within the laboratory and in the field. Combined with our methods and open source software, the availability of inexpensive, portable and rugged cameras will open up new areas of biological study by providing precise 3D tracking and quantification of animal and human movement to researchers in a wide variety of field and laboratory contexts.","container-title":"Biology Open","DOI":"10.1242/bio.018713","ISSN":"2046-6390","issue":"9","language":"en","license":"http://creativecommons.org/licenses/by/3.0","page":"1334-1342","source":"DOI.org (Crossref)","title":"3D for the people: multi-camera motion capture in the field with consumer-grade cameras and open source software","title-short":"3D for the people","volume":"5","author":[{"family":"Jackson","given":"Brandon E."},{"family":"Evangelista","given":"Dennis J."},{"family":"Ray","given":"Dylan D."},{"family":"Hedrick","given":"Tyson L."}],"issued":{"date-parts":[["2016",9,15]]}}}],"schema":"https://github.com/citation-style-language/schema/raw/master/csl-citation.json"} </w:instrText>
      </w:r>
      <w:r>
        <w:rPr>
          <w:rFonts w:hint="default" w:ascii="Arial" w:hAnsi="Arial" w:cs="Arial"/>
          <w:lang w:val="en-US"/>
        </w:rPr>
        <w:fldChar w:fldCharType="separate"/>
      </w:r>
      <w:r>
        <w:rPr>
          <w:rFonts w:hint="default" w:ascii="Arial" w:hAnsi="Arial" w:cs="Arial"/>
          <w:lang w:val="en-US"/>
        </w:rPr>
        <w:t>(</w:t>
      </w:r>
      <w:r>
        <w:rPr>
          <w:rFonts w:hint="default" w:ascii="Arial" w:hAnsi="Arial" w:cs="Arial"/>
          <w:i/>
          <w:iCs/>
          <w:lang w:val="en-US"/>
        </w:rPr>
        <w:t>6</w:t>
      </w:r>
      <w:r>
        <w:rPr>
          <w:rFonts w:hint="default" w:ascii="Arial" w:hAnsi="Arial" w:cs="Arial"/>
          <w:lang w:val="en-US"/>
        </w:rPr>
        <w:t>)</w:t>
      </w:r>
      <w:r>
        <w:rPr>
          <w:rFonts w:hint="default" w:ascii="Arial" w:hAnsi="Arial" w:cs="Arial"/>
          <w:lang w:val="en-US"/>
        </w:rPr>
        <w:fldChar w:fldCharType="end"/>
      </w:r>
      <w:r>
        <w:rPr>
          <w:rFonts w:hint="default" w:ascii="Arial" w:hAnsi="Arial" w:cs="Arial"/>
          <w:lang w:val="en-US"/>
        </w:rPr>
        <w:t xml:space="preserve">. The 3-D position data allowed us to reconstruct individual flight trajectories, which were used to compute the pairwise inter-individual Euclidean distances (m) at each time step. In addition, we generated </w:t>
      </w:r>
      <w:r>
        <w:rPr>
          <w:rFonts w:hint="default" w:ascii="Arial" w:hAnsi="Arial" w:cs="Arial"/>
          <w:i/>
          <w:iCs/>
          <w:lang w:val="en-US"/>
        </w:rPr>
        <w:t>simulated</w:t>
      </w:r>
      <w:r>
        <w:rPr>
          <w:rFonts w:hint="default" w:ascii="Arial" w:hAnsi="Arial" w:cs="Arial"/>
          <w:lang w:val="en-US"/>
        </w:rPr>
        <w:t xml:space="preserve"> group flights by combining the flight trajectories of individuals from different trials representing the expected group flight pattern in the absence of coordination. Individual 3-D flight trajectories were resampled and combined to construct simulated groups using a Monte Carlo resampling procedure. For each simulated group, individual trajectories were randomly selected without replacement from a pool of recorded single-bat trajectories from group flights and assigned to groups of 2-5 individuals, the most commonly observed group sizes. To ensure temporal alignment among individuals within a simulated group, all trajectories were truncated to the shortest common duration. The aligned trajectories were then combined into a single group-level data set. This procedure was repeated 30 times in order to generate variation in the individual composition of simulated groups, which allowed us to propagate the uncertainty due to the stochasticity of the randomization procedure into our statistical inference (see below). </w:t>
      </w:r>
    </w:p>
    <w:p>
      <w:pPr>
        <w:rPr>
          <w:rFonts w:hint="default" w:ascii="Arial" w:hAnsi="Arial" w:cs="Arial"/>
          <w:lang w:val="en-US"/>
        </w:rPr>
      </w:pPr>
    </w:p>
    <w:p>
      <w:pPr>
        <w:rPr>
          <w:rFonts w:hint="default" w:ascii="Arial" w:hAnsi="Arial" w:cs="Arial"/>
          <w:i/>
          <w:iCs/>
          <w:lang w:val="en-US"/>
        </w:rPr>
      </w:pPr>
      <w:r>
        <w:rPr>
          <w:rFonts w:hint="default" w:ascii="Arial" w:hAnsi="Arial" w:cs="Arial"/>
          <w:i/>
          <w:iCs/>
          <w:lang w:val="en-US"/>
        </w:rPr>
        <w:t>Statistical analysis</w:t>
      </w:r>
    </w:p>
    <w:p>
      <w:pPr>
        <w:rPr>
          <w:rFonts w:hint="default" w:ascii="Arial" w:hAnsi="Arial" w:cs="Arial"/>
          <w:i/>
          <w:iCs/>
          <w:lang w:val="en-US"/>
        </w:rPr>
      </w:pPr>
    </w:p>
    <w:p>
      <w:pPr>
        <w:spacing w:after="240"/>
        <w:rPr>
          <w:rFonts w:hint="default" w:ascii="Arial" w:hAnsi="Arial" w:cs="Arial"/>
          <w:lang w:val="en-US"/>
        </w:rPr>
      </w:pPr>
      <w:r>
        <w:rPr>
          <w:rFonts w:hint="default" w:ascii="Arial" w:hAnsi="Arial" w:cs="Arial"/>
          <w:lang w:val="en-US"/>
        </w:rPr>
        <w:t xml:space="preserve">We fitted Bayesian multilevel (mixed effects) regression models to evaluate differences in flight coordination between natural, artificial, and simulated groups. To account for stochasticity in the construction of simulated groups, we generated 30 independent datasets differing in the composition of simulated group trajectories. For each dataset, the corresponding natural and artificial group data were added, and a </w:t>
      </w:r>
      <w:r>
        <w:rPr>
          <w:rFonts w:hint="default" w:ascii="Arial" w:hAnsi="Arial" w:cs="Arial"/>
          <w:lang w:val="en-US"/>
        </w:rPr>
        <w:t xml:space="preserve">regression </w:t>
      </w:r>
      <w:r>
        <w:rPr>
          <w:rFonts w:hint="default" w:ascii="Arial" w:hAnsi="Arial" w:cs="Arial"/>
          <w:lang w:val="en-US"/>
        </w:rPr>
        <w:t>model was fitted. In all models, the mean pairwise Euclidean distance between individuals from each video frame was used as the response variable, modeled with a Gaussian error distribution. We included group type (natural, artificial, or simulated) and group size as predictors. Group identity was included as a varying intercept effect (e.g., random effect) to account for the non-independence of observations. Because distance measurements were temporally ordered, residual temporal autocorrelation was modeled using an autoregressive moving average correlation structure, with group identity as the grouping variable. This structure accounts for short-term temporal dependence between successive frames during flight. These 30 models were then combined into an averaged single model for statistical inference (explained below).</w:t>
      </w:r>
    </w:p>
    <w:p>
      <w:pPr>
        <w:rPr>
          <w:rFonts w:hint="default" w:ascii="Arial" w:hAnsi="Arial" w:cs="Arial"/>
          <w:b/>
          <w:bCs/>
          <w:sz w:val="24"/>
          <w:szCs w:val="24"/>
          <w:lang w:val="en-US"/>
        </w:rPr>
      </w:pPr>
      <w:r>
        <w:rPr>
          <w:rFonts w:hint="default" w:ascii="Arial" w:hAnsi="Arial" w:cs="Arial"/>
          <w:b/>
          <w:bCs/>
          <w:sz w:val="24"/>
          <w:szCs w:val="24"/>
          <w:lang w:val="en-US"/>
        </w:rPr>
        <w:t xml:space="preserve">Roost entry synchrony </w:t>
      </w:r>
    </w:p>
    <w:p>
      <w:pPr>
        <w:rPr>
          <w:rFonts w:hint="default" w:ascii="Arial" w:hAnsi="Arial" w:cs="Arial"/>
          <w:b/>
          <w:bCs/>
          <w:lang w:val="en-US"/>
        </w:rPr>
      </w:pPr>
    </w:p>
    <w:p>
      <w:pPr>
        <w:rPr>
          <w:rFonts w:hint="default" w:ascii="Arial" w:hAnsi="Arial" w:cs="Arial"/>
          <w:lang w:val="en-US"/>
        </w:rPr>
      </w:pPr>
      <w:r>
        <w:rPr>
          <w:rFonts w:hint="default" w:ascii="Arial" w:hAnsi="Arial" w:cs="Arial"/>
          <w:lang w:val="en-US"/>
        </w:rPr>
        <w:t xml:space="preserve">As bats approach a new roost, they typically enter in rapid succession. This behavior is also exhibited in captivity as groups have previously been shown to readily enter available roosts under experimental conditions </w:t>
      </w:r>
      <w:r>
        <w:rPr>
          <w:rFonts w:hint="default" w:ascii="Arial" w:hAnsi="Arial" w:cs="Arial"/>
          <w:lang w:val="en-US"/>
        </w:rPr>
        <w:fldChar w:fldCharType="begin"/>
      </w:r>
      <w:r>
        <w:rPr>
          <w:rFonts w:hint="default" w:ascii="Arial" w:hAnsi="Arial" w:cs="Arial"/>
          <w:lang w:val="en-US"/>
        </w:rPr>
        <w:instrText xml:space="preserve"> ADDIN ZOTERO_ITEM CSL_CITATION {"citationID":"3gjjDQtu","properties":{"formattedCitation":"({\\i{}7}, {\\i{}8})","plainCitation":"(7, 8)","noteIndex":0},"citationItems":[{"id":22692,"uris":["http://zotero.org/users/10851648/items/6V8DE64I"],"itemData":{"id":22692,"type":"article-journal","abstract":"Theoretical work suggests that having many informed individuals within social groups can promote efficient resource location. However, it may also give rise to group fragmentation if members fail to reach consensus on their direction of movement. In this study, we investigate whether the number of informed individuals, exemplified by bats emitting calls from different roosts, influences group cohesion in Spix’s disk-winged bats (\n              Thyroptera tricolor\n              ). Additionally, we explore the role of signal reliability, quantified through signalling rates, in group consensus on where to roost. These bats use contact calls to announce the location of a roost site and recruit conspecifics. The groups they form exhibit high levels of cohesion and consist of both vocal and non-vocal bats, with vocal behaviour being consistent over time. Our findings revealed that an increase in the number of roosts broadcasting calls is strongly associated with the likelihood of groups fragmenting among multiple roosts. Additionally, we found that a majority of group members enter the roost with higher calling rates. This phenomenon can mitigate the risk of group fragmentation, as bats emitting more calls may contribute to greater group consensus on roosting locations, thereby reducing the likelihood of individuals separating and enhancing overall group cohesion. Our results highlight the potential costs of having too many information producers for group coordination, despite their established role in finding critical resources.\n            \n            This article is part of the theme issue ‘The power of sound: unravelling how acoustic communication shapes group dynamics’.","container-title":"Philosophical Transactions of the Royal Society B: Biological Sciences","DOI":"10.1098/rstb.2023.0187","ISSN":"0962-8436, 1471-2970","issue":"1905","journalAbbreviation":"Phil. Trans. R. Soc. B","language":"en","page":"20230187","source":"DOI.org (Crossref)","title":"Group vocal composition and decision-making during roost finding in Spix’s disk-winged bats","volume":"379","author":[{"family":"Sagot","given":"Maria"},{"family":"Rose","given":"Nicole"},{"family":"Chaverri","given":"Gloriana"}],"issued":{"date-parts":[["2024",7,8]]}}},{"id":10630,"uris":["http://zotero.org/users/10851648/items/SQ22G9F2"],"itemData":{"id":10630,"type":"article-journal","container-title":"Animal Behaviour","page":"157-164","title":"The importance of group vocal behaviour in roost finding","volume":"142","author":[{"family":"Sagot","given":"M."},{"family":"Schöner","given":"C.R."},{"family":"Jago","given":"A.J."},{"family":"Razik","given":"I."},{"family":"Chaverri","given":"G."}],"issued":{"date-parts":[["2018"]]}}}],"schema":"https://github.com/citation-style-language/schema/raw/master/csl-citation.json"} </w:instrText>
      </w:r>
      <w:r>
        <w:rPr>
          <w:rFonts w:hint="default" w:ascii="Arial" w:hAnsi="Arial" w:cs="Arial"/>
          <w:lang w:val="en-US"/>
        </w:rPr>
        <w:fldChar w:fldCharType="separate"/>
      </w:r>
      <w:r>
        <w:rPr>
          <w:rFonts w:hint="default" w:ascii="Arial" w:hAnsi="Arial" w:cs="Arial"/>
        </w:rPr>
        <w:t>(</w:t>
      </w:r>
      <w:r>
        <w:rPr>
          <w:rFonts w:hint="default" w:ascii="Arial" w:hAnsi="Arial" w:cs="Arial"/>
          <w:i/>
          <w:iCs/>
        </w:rPr>
        <w:t>7</w:t>
      </w:r>
      <w:r>
        <w:rPr>
          <w:rFonts w:hint="default" w:ascii="Arial" w:hAnsi="Arial" w:cs="Arial"/>
        </w:rPr>
        <w:t xml:space="preserve">, </w:t>
      </w:r>
      <w:r>
        <w:rPr>
          <w:rFonts w:hint="default" w:ascii="Arial" w:hAnsi="Arial" w:cs="Arial"/>
          <w:i/>
          <w:iCs/>
        </w:rPr>
        <w:t>8</w:t>
      </w:r>
      <w:r>
        <w:rPr>
          <w:rFonts w:hint="default" w:ascii="Arial" w:hAnsi="Arial" w:cs="Arial"/>
        </w:rPr>
        <w:t>)</w:t>
      </w:r>
      <w:r>
        <w:rPr>
          <w:rFonts w:hint="default" w:ascii="Arial" w:hAnsi="Arial" w:cs="Arial"/>
          <w:lang w:val="en-US"/>
        </w:rPr>
        <w:fldChar w:fldCharType="end"/>
      </w:r>
      <w:r>
        <w:rPr>
          <w:rFonts w:hint="default" w:ascii="Arial" w:hAnsi="Arial" w:cs="Arial"/>
          <w:lang w:val="en-US"/>
        </w:rPr>
        <w:t xml:space="preserve">. To evaluate group coordination and the effect of familiarity in this behavior we conducted roost entry experiments in flight cages, placing a furled </w:t>
      </w:r>
      <w:r>
        <w:rPr>
          <w:rFonts w:hint="default" w:ascii="Arial" w:hAnsi="Arial" w:cs="Arial"/>
          <w:i/>
          <w:iCs/>
          <w:lang w:val="en-US"/>
        </w:rPr>
        <w:t>Calathea lutea</w:t>
      </w:r>
      <w:r>
        <w:rPr>
          <w:rFonts w:hint="default" w:ascii="Arial" w:hAnsi="Arial" w:cs="Arial"/>
          <w:lang w:val="en-US"/>
        </w:rPr>
        <w:t xml:space="preserve"> leaf at a random position. Bats were allowed to fly freely until they entered the roost or until the trial reached a 5-minute limit; trials that reached this maximum were excluded from analysis. All roost entry trials were video recorded with a GoPro camera (7 Hero) positioned approximately 4 m from the roost. Videos were manually annotated to register the time at which each individual entered the roost. </w:t>
      </w:r>
    </w:p>
    <w:p>
      <w:pPr>
        <w:rPr>
          <w:rFonts w:hint="default" w:ascii="Arial" w:hAnsi="Arial" w:cs="Arial"/>
          <w:lang w:val="en-US"/>
        </w:rPr>
      </w:pPr>
    </w:p>
    <w:p>
      <w:pPr>
        <w:rPr>
          <w:rFonts w:hint="default" w:ascii="Arial" w:hAnsi="Arial" w:cs="Arial"/>
          <w:lang w:val="en-US"/>
        </w:rPr>
      </w:pPr>
      <w:r>
        <w:rPr>
          <w:rFonts w:hint="default" w:ascii="Arial" w:hAnsi="Arial" w:cs="Arial"/>
          <w:lang w:val="en-US"/>
        </w:rPr>
        <w:t xml:space="preserve">Experiments were performed on both natural and artificially formed groups to assess the role of familiarity in synchronization. Artificial groups were created using the same procedure as in the flight coordination trials. Furthermore, to establish baseline entry times in the absence of social coordination, we also conducted trials with single individuals from natural groups. These trials were used to generate simulated groups, representing the expected distribution of entry times if individuals entered the roost independently, i.e., according to their intrinsic latency to enter rather than in response to the behavior of groupmates. </w:t>
      </w:r>
    </w:p>
    <w:p>
      <w:pPr>
        <w:rPr>
          <w:rFonts w:hint="default" w:ascii="Arial" w:hAnsi="Arial" w:cs="Arial"/>
          <w:lang w:val="en-US"/>
        </w:rPr>
      </w:pPr>
    </w:p>
    <w:p>
      <w:pPr>
        <w:rPr>
          <w:rFonts w:hint="default" w:ascii="Arial" w:hAnsi="Arial" w:cs="Arial"/>
          <w:lang w:val="en-US"/>
        </w:rPr>
      </w:pPr>
      <w:r>
        <w:rPr>
          <w:rFonts w:hint="default" w:ascii="Arial" w:hAnsi="Arial" w:cs="Arial"/>
          <w:lang w:val="en-US"/>
        </w:rPr>
        <w:t xml:space="preserve">We used a Monte Carlo resampling procedure to randomly combine the entry times of trials from single individuals in order to simulate group entries, thereby generating null expectations under the absence of synchronization. For each simulation replicate, individuals were selected without replacement from the pool of recorded single-bat roost entry times and assigned to groups of 2-5 individuals, using a fixed random seed to ensure reproducibility. For each simulated group, roost entry times from the corresponding individual experiments were combined and ordered chronologically to reconstruct a group-level entry sequence. Inter-individual entry time differences were then calculated to quantify temporal coordination during roost entry. Simulated group entries were combined with empirical group roost entry data and used in subsequent statistical analyses. </w:t>
      </w:r>
    </w:p>
    <w:p>
      <w:pPr>
        <w:rPr>
          <w:rFonts w:hint="default" w:ascii="Arial" w:hAnsi="Arial" w:cs="Arial"/>
          <w:b/>
          <w:bCs/>
          <w:lang w:val="en-US"/>
        </w:rPr>
      </w:pPr>
      <w:r>
        <w:rPr>
          <w:rFonts w:hint="default" w:ascii="Arial" w:hAnsi="Arial" w:cs="Arial"/>
          <w:b/>
          <w:bCs/>
          <w:lang w:val="en-US"/>
        </w:rPr>
        <w:tab/>
      </w:r>
    </w:p>
    <w:p>
      <w:pPr>
        <w:rPr>
          <w:rFonts w:hint="default" w:ascii="Arial" w:hAnsi="Arial" w:cs="Arial"/>
          <w:b/>
          <w:bCs/>
          <w:lang w:val="en-US"/>
        </w:rPr>
      </w:pPr>
      <w:r>
        <w:rPr>
          <w:rFonts w:hint="default" w:ascii="Arial" w:hAnsi="Arial" w:cs="Arial"/>
          <w:i/>
          <w:iCs/>
          <w:lang w:val="en-US"/>
        </w:rPr>
        <w:t>Statistical analysis</w:t>
      </w:r>
    </w:p>
    <w:p>
      <w:pPr>
        <w:rPr>
          <w:rFonts w:hint="default" w:ascii="Arial" w:hAnsi="Arial" w:cs="Arial"/>
          <w:b/>
          <w:bCs/>
          <w:lang w:val="en-US"/>
        </w:rPr>
      </w:pPr>
    </w:p>
    <w:p>
      <w:pPr>
        <w:spacing w:after="240"/>
        <w:rPr>
          <w:rFonts w:hint="default" w:ascii="Arial" w:hAnsi="Arial" w:cs="Arial"/>
          <w:lang w:val="en-US"/>
        </w:rPr>
      </w:pPr>
      <w:r>
        <w:rPr>
          <w:rFonts w:hint="default" w:ascii="Arial" w:hAnsi="Arial" w:cs="Arial"/>
          <w:lang w:val="en-US"/>
        </w:rPr>
        <w:t xml:space="preserve">We fitted Bayesian multilevel regression models to evaluate differences in roost entry synchronization between natural, artificial, and simulated groups. To account for stochasticity in the construction of simulated groups, we generated 30 independent datasets differing in the composition of simulated groups. For each dataset, the corresponding natural and artificial group data were added, and a </w:t>
      </w:r>
      <w:r>
        <w:rPr>
          <w:rFonts w:hint="default" w:ascii="Arial" w:hAnsi="Arial" w:cs="Arial"/>
          <w:lang w:val="en-US"/>
        </w:rPr>
        <w:t xml:space="preserve">regression </w:t>
      </w:r>
      <w:r>
        <w:rPr>
          <w:rFonts w:hint="default" w:ascii="Arial" w:hAnsi="Arial" w:cs="Arial"/>
          <w:lang w:val="en-US"/>
        </w:rPr>
        <w:t>model was fitted. In all models, the log-transformed inter-individual entry time difference was used as the response variable, modeled with a Gaussian error distribution, and group type (natural, artificial, or simulated) as the predictor. Predictors included group type and group size. Group identity was included as a varying intercept effect (e.g. random effect) to account for the non-independence of observations. These 30 models were then combined into an averaged single model for statistical inference (explained below).</w:t>
      </w:r>
    </w:p>
    <w:p>
      <w:pPr>
        <w:rPr>
          <w:rFonts w:hint="default" w:ascii="Arial" w:hAnsi="Arial" w:cs="Arial"/>
          <w:b/>
          <w:bCs/>
          <w:sz w:val="24"/>
          <w:szCs w:val="24"/>
          <w:lang w:val="en-US"/>
        </w:rPr>
      </w:pPr>
      <w:r>
        <w:rPr>
          <w:rFonts w:hint="default" w:ascii="Arial" w:hAnsi="Arial" w:cs="Arial"/>
          <w:b/>
          <w:bCs/>
          <w:sz w:val="24"/>
          <w:szCs w:val="24"/>
          <w:lang w:val="en-US"/>
        </w:rPr>
        <w:t>Vocal coordination</w:t>
      </w:r>
      <w:r>
        <w:rPr>
          <w:rFonts w:hint="default" w:ascii="Arial" w:hAnsi="Arial" w:cs="Arial"/>
          <w:b/>
          <w:bCs/>
          <w:sz w:val="24"/>
          <w:szCs w:val="24"/>
          <w:lang w:val="en-US"/>
        </w:rPr>
        <w:tab/>
      </w:r>
    </w:p>
    <w:p>
      <w:pPr>
        <w:rPr>
          <w:rFonts w:hint="default" w:ascii="Arial" w:hAnsi="Arial" w:cs="Arial"/>
          <w:lang w:val="en-US"/>
        </w:rPr>
      </w:pPr>
    </w:p>
    <w:p>
      <w:pPr>
        <w:rPr>
          <w:rFonts w:hint="default" w:ascii="Arial" w:hAnsi="Arial" w:cs="Arial"/>
          <w:lang w:val="en-US"/>
        </w:rPr>
      </w:pPr>
      <w:r>
        <w:rPr>
          <w:rFonts w:hint="default" w:ascii="Arial" w:hAnsi="Arial" w:cs="Arial"/>
          <w:lang w:val="en-US"/>
        </w:rPr>
        <w:t xml:space="preserve">Spix’s disc-winged bats exhibit a dual call communication system in which individuals looking for their group roost broadcast inquiry calls that are replied with response calls from individuals already in the roost </w:t>
      </w:r>
      <w:r>
        <w:rPr>
          <w:rFonts w:hint="default" w:ascii="Arial" w:hAnsi="Arial" w:cs="Arial"/>
          <w:lang w:val="en-US"/>
        </w:rPr>
        <w:fldChar w:fldCharType="begin"/>
      </w:r>
      <w:r>
        <w:rPr>
          <w:rFonts w:hint="default" w:ascii="Arial" w:hAnsi="Arial" w:cs="Arial"/>
          <w:lang w:val="en-US"/>
        </w:rPr>
        <w:instrText xml:space="preserve"> ADDIN ZOTERO_ITEM CSL_CITATION {"citationID":"1U1PWJP7","properties":{"formattedCitation":"({\\i{}4})","plainCitation":"(4)","noteIndex":0},"citationItems":[{"id":9394,"uris":["http://zotero.org/users/10851648/items/2JYQ7C2T"],"itemData":{"id":9394,"type":"article-journal","abstract":"Social calls in bats have many functions, including mate attraction and maintaining contact during flight. Research suggests that social calls may also be used to transfer information about roosts, but no studies have yet demonstrated that calls are used to actively attract conspecifics to roosting locations. We document the social calls used by Spix's disc-winged bat (Thyroptera tricolor) to actively recruit group members to roosts. In acoustic trials, we recorded two sets of calls; one from flying individuals termed 'inquiry calls', and another from roosting bats termed 'response calls'. Inquiry calls were emitted by flying bats immediately upon release, and quickly (i.e. 178 ms) elicited production of response calls from roosting individuals. Most flying bats entered the roost when roosting individuals responded, while few bats entered the roost in the absence of a response. We argue that information transfer concerning roost location may facilitate sociality in T. tricolor, given the ephemeral nature of roosting structures used by this species. © 2010 The Royal Society.","container-title":"Biology Letters","DOI":"10.1098/rsbl.2009.0964","ISSN":"1744-9561","issue":"4","license":"All rights reserved","page":"441-444","title":"Social calls used by a leaf-roosting bat to signal location","volume":"6","author":[{"family":"Chaverri","given":"Gloriana"},{"family":"Gillam","given":"Erin H."},{"family":"Vonhof","given":"Maarten J."}],"issued":{"date-parts":[["2010",8,23]]}}}],"schema":"https://github.com/citation-style-language/schema/raw/master/csl-citation.json"} </w:instrText>
      </w:r>
      <w:r>
        <w:rPr>
          <w:rFonts w:hint="default" w:ascii="Arial" w:hAnsi="Arial" w:cs="Arial"/>
          <w:lang w:val="en-US"/>
        </w:rPr>
        <w:fldChar w:fldCharType="separate"/>
      </w:r>
      <w:r>
        <w:rPr>
          <w:rFonts w:hint="default" w:ascii="Arial" w:hAnsi="Arial" w:cs="Arial"/>
          <w:lang w:val="en-US"/>
        </w:rPr>
        <w:t>(</w:t>
      </w:r>
      <w:r>
        <w:rPr>
          <w:rFonts w:hint="default" w:ascii="Arial" w:hAnsi="Arial" w:cs="Arial"/>
          <w:i/>
          <w:iCs/>
          <w:lang w:val="en-US"/>
        </w:rPr>
        <w:t>4</w:t>
      </w:r>
      <w:r>
        <w:rPr>
          <w:rFonts w:hint="default" w:ascii="Arial" w:hAnsi="Arial" w:cs="Arial"/>
          <w:lang w:val="en-US"/>
        </w:rPr>
        <w:t>)</w:t>
      </w:r>
      <w:r>
        <w:rPr>
          <w:rFonts w:hint="default" w:ascii="Arial" w:hAnsi="Arial" w:cs="Arial"/>
          <w:lang w:val="en-US"/>
        </w:rPr>
        <w:fldChar w:fldCharType="end"/>
      </w:r>
      <w:r>
        <w:rPr>
          <w:rFonts w:hint="default" w:ascii="Arial" w:hAnsi="Arial" w:cs="Arial"/>
          <w:lang w:val="en-US"/>
        </w:rPr>
        <w:t>. We recorded inquiry calls of both natural and artificial groups during flight coordination trials in order to assess vocal coordination. We also conducted single individual flights for all bats in group flight trials, in which bats flew freely for 5 min and their calls were recorded. These single individual trails were subsequently used for individual identification analyses (see below). Calls were recorded using an array of 4 Omnidirectional Electret Ultrasound Microphones (Knowles FG-O, Avisoft Bioacoustics, Glienike/Nordbahn, Germany) plugged into an Avisoft UltraSoundGate 416H connected to a laptop computer running Avisoft-Recorder software (sampling rate of 500 kHz, 16-bit amplitude resolution). Microphones were evenly spaced across the cage floor to ensure uniform acoustic sampling. Recordings were resampled to a 90 kHz sampling rate (i.e. a Nyquist frequency of 45 kHz) prior to analyses as all recorded calls showed a frequency range below 45 kHz.</w:t>
      </w:r>
    </w:p>
    <w:p>
      <w:pPr>
        <w:rPr>
          <w:rFonts w:hint="default" w:ascii="Arial" w:hAnsi="Arial" w:cs="Arial"/>
          <w:lang w:val="en-US"/>
        </w:rPr>
      </w:pPr>
    </w:p>
    <w:p>
      <w:pPr>
        <w:rPr>
          <w:rFonts w:hint="default" w:ascii="Arial" w:hAnsi="Arial" w:cs="Arial"/>
          <w:lang w:val="en-US"/>
        </w:rPr>
      </w:pPr>
      <w:r>
        <w:rPr>
          <w:rFonts w:hint="default" w:ascii="Arial" w:hAnsi="Arial" w:cs="Arial"/>
          <w:lang w:val="en-US"/>
        </w:rPr>
        <w:t xml:space="preserve">We used a semi-supervised approach to detect the temporal occurrence of inquiry calls in the recordings. Template matching was performed by cross-correlating Mel frequency spectrograms (40 warped spectral bands, 12 cepstra, 512 sample window length, 12-42 kHz bandpass filtered) using the R package ohun (v1.0.5; </w:t>
      </w:r>
      <w:r>
        <w:rPr>
          <w:rFonts w:hint="default" w:ascii="Arial" w:hAnsi="Arial" w:cs="Arial"/>
          <w:lang w:val="en-US"/>
        </w:rPr>
        <w:fldChar w:fldCharType="begin"/>
      </w:r>
      <w:r>
        <w:rPr>
          <w:rFonts w:hint="default" w:ascii="Arial" w:hAnsi="Arial" w:cs="Arial"/>
          <w:lang w:val="en-US"/>
        </w:rPr>
        <w:instrText xml:space="preserve"> ADDIN ZOTERO_ITEM CSL_CITATION {"citationID":"I5mUETir","properties":{"formattedCitation":"({\\i{}9})","plainCitation":"(9)","noteIndex":0},"citationItems":[{"id":23453,"uris":["http://zotero.org/users/10851648/items/T9M2VT9M"],"itemData":{"id":23453,"type":"article-journal","abstract":"Abstract\n            \n              \n                \n                  Animal acoustic signals are widely used in diverse research areas due to the relative ease with which sounds can be registered across a wide range of taxonomic groups and research settings. However, bioacoustics research can quickly generate large data sets, which might prove challenging to analyse promptly. Although many tools are available for the automated detection of sounds, choosing the right approach can be difficult and only a few tools provide a framework for evaluating detection performance.\n                \n                \n                  \n                    Here, we present\n                    ohun\n                    , an R package intended to facilitate automated sound event detection.\n                    ohun\n                    provides functions to diagnose and optimize detection routines, compare performance among different detection approaches and evaluate the accuracy in inferring the temporal location of events.\n                  \n                \n                \n                  \n                    The package uses reference annotations containing the time position of target sounds in a training data set to evaluate detection routine performance using common signal detection theory indices. This can be done both with routine outputs imported from other software and detections run within the package. The package also provides functions to organize acoustic data sets in a format amenable to detection analyses. In addition,\n                    ohun\n                    includes energy</w:instrText>
      </w:r>
      <w:r>
        <w:rPr>
          <w:rFonts w:hint="default" w:ascii="Arial" w:hAnsi="Arial" w:cs="Arial"/>
          <w:lang w:val="en-US"/>
        </w:rPr>
        <w:instrText xml:space="preserve">‐</w:instrText>
      </w:r>
      <w:r>
        <w:rPr>
          <w:rFonts w:hint="default" w:ascii="Arial" w:hAnsi="Arial" w:cs="Arial"/>
          <w:lang w:val="en-US"/>
        </w:rPr>
        <w:instrText xml:space="preserve">based and template</w:instrText>
      </w:r>
      <w:r>
        <w:rPr>
          <w:rFonts w:hint="default" w:ascii="Arial" w:hAnsi="Arial" w:cs="Arial"/>
          <w:lang w:val="en-US"/>
        </w:rPr>
        <w:instrText xml:space="preserve">‐</w:instrText>
      </w:r>
      <w:r>
        <w:rPr>
          <w:rFonts w:hint="default" w:ascii="Arial" w:hAnsi="Arial" w:cs="Arial"/>
          <w:lang w:val="en-US"/>
        </w:rPr>
        <w:instrText xml:space="preserve">based detection methods, two commonly used automatic approaches in bioacoustics research.\n                  \n                \n                \n                  \n                    We show how\n                    ohun\n                    can be used to automatically detect vocal signals with case studies of adult male zebra finch\n                    Taenopygia gutata\n                    songs and Spix's disc</w:instrText>
      </w:r>
      <w:r>
        <w:rPr>
          <w:rFonts w:hint="default" w:ascii="Arial" w:hAnsi="Arial" w:cs="Arial"/>
          <w:lang w:val="en-US"/>
        </w:rPr>
        <w:instrText xml:space="preserve">‐</w:instrText>
      </w:r>
      <w:r>
        <w:rPr>
          <w:rFonts w:hint="default" w:ascii="Arial" w:hAnsi="Arial" w:cs="Arial"/>
          <w:lang w:val="en-US"/>
        </w:rPr>
        <w:instrText xml:space="preserve">winged bat\n                    Thyroptera tricolor\n                    ultrasonic social calls. We also include examples of how to evaluate the detection performance of ohun and external software. Finally, we provide some general suggestions to improve detection performance.","container-title":"Methods in Ecology and Evolution","DOI":"10.1111/2041-210X.14170","ISSN":"2041-210X, 2041-210X","issue":"9","journalAbbreviation":"Methods Ecol Evol","language":"en","page":"2259-2271","source":"DOI.org (Crossref)","title":"ohun: An R package for diagnosing and optimizing automatic sound event detection","title-short":"ohun","volume":"14","author":[{"family":"Araya</w:instrText>
      </w:r>
      <w:r>
        <w:rPr>
          <w:rFonts w:hint="default" w:ascii="Arial" w:hAnsi="Arial" w:cs="Arial"/>
          <w:lang w:val="en-US"/>
        </w:rPr>
        <w:instrText xml:space="preserve">‐</w:instrText>
      </w:r>
      <w:r>
        <w:rPr>
          <w:rFonts w:hint="default" w:ascii="Arial" w:hAnsi="Arial" w:cs="Arial"/>
          <w:lang w:val="en-US"/>
        </w:rPr>
        <w:instrText xml:space="preserve">Salas","given":"Marcelo"},{"family":"Smith</w:instrText>
      </w:r>
      <w:r>
        <w:rPr>
          <w:rFonts w:hint="default" w:ascii="Arial" w:hAnsi="Arial" w:cs="Arial"/>
          <w:lang w:val="en-US"/>
        </w:rPr>
        <w:instrText xml:space="preserve">‐</w:instrText>
      </w:r>
      <w:r>
        <w:rPr>
          <w:rFonts w:hint="default" w:ascii="Arial" w:hAnsi="Arial" w:cs="Arial"/>
          <w:lang w:val="en-US"/>
        </w:rPr>
        <w:instrText xml:space="preserve">Vidaurre","given":"Grace"},{"family":"Chaverri","given":"Gloriana"},{"family":"Brenes","given":"Juan C."},{"family":"Chirino","given":"Fabiola"},{"family":"Elizondo</w:instrText>
      </w:r>
      <w:r>
        <w:rPr>
          <w:rFonts w:hint="default" w:ascii="Arial" w:hAnsi="Arial" w:cs="Arial"/>
          <w:lang w:val="en-US"/>
        </w:rPr>
        <w:instrText xml:space="preserve">‐</w:instrText>
      </w:r>
      <w:r>
        <w:rPr>
          <w:rFonts w:hint="default" w:ascii="Arial" w:hAnsi="Arial" w:cs="Arial"/>
          <w:lang w:val="en-US"/>
        </w:rPr>
        <w:instrText xml:space="preserve">Calvo","given":"Jorge"},{"family":"Rico</w:instrText>
      </w:r>
      <w:r>
        <w:rPr>
          <w:rFonts w:hint="default" w:ascii="Arial" w:hAnsi="Arial" w:cs="Arial"/>
          <w:lang w:val="en-US"/>
        </w:rPr>
        <w:instrText xml:space="preserve">‐</w:instrText>
      </w:r>
      <w:r>
        <w:rPr>
          <w:rFonts w:hint="default" w:ascii="Arial" w:hAnsi="Arial" w:cs="Arial"/>
          <w:lang w:val="en-US"/>
        </w:rPr>
        <w:instrText xml:space="preserve">Guevara","given":"Alejandro"}],"issued":{"date-parts":[["2023",9]]}}}],"schema":"https://github.com/citation-style-language/schema/raw/master/csl-citation.json"} </w:instrText>
      </w:r>
      <w:r>
        <w:rPr>
          <w:rFonts w:hint="default" w:ascii="Arial" w:hAnsi="Arial" w:cs="Arial"/>
          <w:lang w:val="en-US"/>
        </w:rPr>
        <w:fldChar w:fldCharType="separate"/>
      </w:r>
      <w:r>
        <w:rPr>
          <w:rFonts w:hint="default" w:ascii="Arial" w:hAnsi="Arial" w:cs="Arial"/>
        </w:rPr>
        <w:t>(</w:t>
      </w:r>
      <w:r>
        <w:rPr>
          <w:rFonts w:hint="default" w:ascii="Arial" w:hAnsi="Arial" w:cs="Arial"/>
          <w:i/>
          <w:iCs/>
        </w:rPr>
        <w:t>9</w:t>
      </w:r>
      <w:r>
        <w:rPr>
          <w:rFonts w:hint="default" w:ascii="Arial" w:hAnsi="Arial" w:cs="Arial"/>
        </w:rPr>
        <w:t>)</w:t>
      </w:r>
      <w:r>
        <w:rPr>
          <w:rFonts w:hint="default" w:ascii="Arial" w:hAnsi="Arial" w:cs="Arial"/>
          <w:lang w:val="en-US"/>
        </w:rPr>
        <w:fldChar w:fldCharType="end"/>
      </w:r>
      <w:r>
        <w:rPr>
          <w:rFonts w:hint="default" w:ascii="Arial" w:hAnsi="Arial" w:cs="Arial"/>
          <w:lang w:val="en-US"/>
        </w:rPr>
        <w:t>). Briefly, this method estimates the similarity of a sample sound (template) across an entire recording by correlating power values from the corresponding time-frequency matrices entailed by the spectrograms using a sliding window approach. Values exceeding a correlation threshold are classified as detections. Template selection was based on detection performance assessed for a set of five templates representing structural variation in calls, evaluated on a subset of manually annotated recordings. The template yielding the highest F1 score was subsequently used for template matching across the full dataset. This procedure was also used to optimize the correlation threshold (r = 30). All detections were visually inspected and curated by removing erroneous detections and adding missing calls. Start and end times for all detections were then manually adjusted, as the template-matching algorithm estimates call location as a single time point rather than explicit temporal boundaries.</w:t>
      </w:r>
    </w:p>
    <w:p>
      <w:pPr>
        <w:rPr>
          <w:rFonts w:hint="default" w:ascii="Arial" w:hAnsi="Arial" w:cs="Arial"/>
          <w:lang w:val="en-US"/>
        </w:rPr>
      </w:pPr>
    </w:p>
    <w:p>
      <w:pPr>
        <w:rPr>
          <w:rFonts w:hint="default" w:ascii="Arial" w:hAnsi="Arial" w:cs="Arial"/>
          <w:i/>
          <w:iCs/>
          <w:lang w:val="en-US"/>
        </w:rPr>
      </w:pPr>
      <w:r>
        <w:rPr>
          <w:rFonts w:hint="default" w:ascii="Arial" w:hAnsi="Arial" w:cs="Arial"/>
          <w:i/>
          <w:iCs/>
          <w:lang w:val="en-US"/>
        </w:rPr>
        <w:t>Identifying individuals in group flights</w:t>
      </w:r>
    </w:p>
    <w:p>
      <w:pPr>
        <w:rPr>
          <w:rFonts w:hint="default" w:ascii="Arial" w:hAnsi="Arial" w:cs="Arial"/>
          <w:i/>
          <w:iCs/>
          <w:lang w:val="en-US"/>
        </w:rPr>
      </w:pPr>
    </w:p>
    <w:p>
      <w:pPr>
        <w:rPr>
          <w:rFonts w:hint="default" w:ascii="Arial" w:hAnsi="Arial" w:cs="Arial"/>
          <w:lang w:val="en-US"/>
        </w:rPr>
      </w:pPr>
      <w:r>
        <w:rPr>
          <w:rFonts w:hint="default" w:ascii="Arial" w:hAnsi="Arial" w:cs="Arial"/>
          <w:lang w:val="en-US"/>
        </w:rPr>
        <w:t xml:space="preserve">We built automated classification models to identify the calling individual for each call produced during group flights. Supervised random forest classifiers </w:t>
      </w:r>
      <w:r>
        <w:rPr>
          <w:rFonts w:hint="default" w:ascii="Arial" w:hAnsi="Arial" w:cs="Arial"/>
          <w:lang w:val="en-US"/>
        </w:rPr>
        <w:fldChar w:fldCharType="begin"/>
      </w:r>
      <w:r>
        <w:rPr>
          <w:rFonts w:hint="default" w:ascii="Arial" w:hAnsi="Arial" w:cs="Arial"/>
          <w:lang w:val="en-US"/>
        </w:rPr>
        <w:instrText xml:space="preserve"> ADDIN ZOTERO_ITEM CSL_CITATION {"citationID":"n11Au7OQ","properties":{"formattedCitation":"({\\i{}10})","plainCitation":"(10)","noteIndex":0},"citationItems":[{"id":10339,"uris":["http://zotero.org/users/10851648/items/CLVYBZ4R"],"itemData":{"id":10339,"type":"article-journal","abstract":"Random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regression.","citation-key":"Breiman2001a","container-title":"Machine Learning","DOI":"10.1023/A:1010933404324","ISSN":"08856125","issue":"1","note":"arXiv: http://dx.doi.org/10.1023%2FA%3A1010933404324\nISBN: 0885-6125","page":"5-32","PMID":"21816105","title":"Random forests","volume":"45","author":[{"family":"Breiman","given":"Leo"}],"issued":{"date-parts":[["2001"]]}}}],"schema":"https://github.com/citation-style-language/schema/raw/master/csl-citation.json"} </w:instrText>
      </w:r>
      <w:r>
        <w:rPr>
          <w:rFonts w:hint="default" w:ascii="Arial" w:hAnsi="Arial" w:cs="Arial"/>
          <w:lang w:val="en-US"/>
        </w:rPr>
        <w:fldChar w:fldCharType="separate"/>
      </w:r>
      <w:r>
        <w:rPr>
          <w:rFonts w:hint="default" w:ascii="Arial" w:hAnsi="Arial" w:cs="Arial"/>
          <w:lang w:val="en-US"/>
        </w:rPr>
        <w:t>(</w:t>
      </w:r>
      <w:r>
        <w:rPr>
          <w:rFonts w:hint="default" w:ascii="Arial" w:hAnsi="Arial" w:cs="Arial"/>
          <w:i/>
          <w:iCs/>
          <w:lang w:val="en-US"/>
        </w:rPr>
        <w:t>10</w:t>
      </w:r>
      <w:r>
        <w:rPr>
          <w:rFonts w:hint="default" w:ascii="Arial" w:hAnsi="Arial" w:cs="Arial"/>
          <w:lang w:val="en-US"/>
        </w:rPr>
        <w:t>)</w:t>
      </w:r>
      <w:r>
        <w:rPr>
          <w:rFonts w:hint="default" w:ascii="Arial" w:hAnsi="Arial" w:cs="Arial"/>
          <w:lang w:val="en-US"/>
        </w:rPr>
        <w:fldChar w:fldCharType="end"/>
      </w:r>
      <w:r>
        <w:rPr>
          <w:rFonts w:hint="default" w:ascii="Arial" w:hAnsi="Arial" w:cs="Arial"/>
          <w:lang w:val="en-US"/>
        </w:rPr>
        <w:t xml:space="preserve">, implemented in the R package ranger </w:t>
      </w:r>
      <w:r>
        <w:rPr>
          <w:rFonts w:hint="default" w:ascii="Arial" w:hAnsi="Arial" w:cs="Arial"/>
          <w:lang w:val="en-US"/>
        </w:rPr>
        <w:fldChar w:fldCharType="begin"/>
      </w:r>
      <w:r>
        <w:rPr>
          <w:rFonts w:hint="default" w:ascii="Arial" w:hAnsi="Arial" w:cs="Arial"/>
          <w:lang w:val="en-US"/>
        </w:rPr>
        <w:instrText xml:space="preserve"> ADDIN ZOTERO_ITEM CSL_CITATION {"citationID":"DQlqTVsx","properties":{"formattedCitation":"({\\i{}11})","plainCitation":"(11)","noteIndex":0},"citationItems":[{"id":10313,"uris":["http://zotero.org/users/10851648/items/IYKKKIJU"],"itemData":{"id":10313,"type":"article-journal","container-title":"Journal of Statistical Software","DOI":"10.18637/jss.v077.i01","ISSN":"1548-7660","issue":"1","title":"ranger : A Fast Implementation of Random Forests for High Dimensional Data in C++ and R","URL":"http://www.jstatsoft.org/v77/i01/","volume":"77","author":[{"family":"Wright","given":"Marvin N."},{"family":"Ziegler","given":"Andreas"}],"issued":{"date-parts":[["2017"]]}}}],"schema":"https://github.com/citation-style-language/schema/raw/master/csl-citation.json"} </w:instrText>
      </w:r>
      <w:r>
        <w:rPr>
          <w:rFonts w:hint="default" w:ascii="Arial" w:hAnsi="Arial" w:cs="Arial"/>
          <w:lang w:val="en-US"/>
        </w:rPr>
        <w:fldChar w:fldCharType="separate"/>
      </w:r>
      <w:r>
        <w:rPr>
          <w:rFonts w:hint="default" w:ascii="Arial" w:hAnsi="Arial" w:cs="Arial"/>
          <w:lang w:val="en-US"/>
        </w:rPr>
        <w:t>(</w:t>
      </w:r>
      <w:r>
        <w:rPr>
          <w:rFonts w:hint="default" w:ascii="Arial" w:hAnsi="Arial" w:cs="Arial"/>
          <w:i/>
          <w:iCs/>
          <w:lang w:val="en-US"/>
        </w:rPr>
        <w:t>11</w:t>
      </w:r>
      <w:r>
        <w:rPr>
          <w:rFonts w:hint="default" w:ascii="Arial" w:hAnsi="Arial" w:cs="Arial"/>
          <w:lang w:val="en-US"/>
        </w:rPr>
        <w:t>)</w:t>
      </w:r>
      <w:r>
        <w:rPr>
          <w:rFonts w:hint="default" w:ascii="Arial" w:hAnsi="Arial" w:cs="Arial"/>
          <w:lang w:val="en-US"/>
        </w:rPr>
        <w:fldChar w:fldCharType="end"/>
      </w:r>
      <w:r>
        <w:rPr>
          <w:rFonts w:hint="default" w:ascii="Arial" w:hAnsi="Arial" w:cs="Arial"/>
          <w:lang w:val="en-US"/>
        </w:rPr>
        <w:t xml:space="preserve">, were trained separately for each subset of individuals within a group flight trial (natural or artificial). Training datasets were generated by combining calls from group members recorded during single-individual trials. Low-quality calls were excluded from the analysis (signal-to-noise ratio &lt; 1 dB). Random forest was preferred over more commonly used alternatives (e.g., discriminant function analysis) because it accommodates non-monotonic relationships, is robust to outliers, and performs well with high-dimensional data </w:t>
      </w:r>
      <w:r>
        <w:rPr>
          <w:rFonts w:hint="default" w:ascii="Arial" w:hAnsi="Arial" w:cs="Arial"/>
          <w:lang w:val="en-US"/>
        </w:rPr>
        <w:fldChar w:fldCharType="begin"/>
      </w:r>
      <w:r>
        <w:rPr>
          <w:rFonts w:hint="default" w:ascii="Arial" w:hAnsi="Arial" w:cs="Arial"/>
          <w:lang w:val="en-US"/>
        </w:rPr>
        <w:instrText xml:space="preserve"> ADDIN ZOTERO_ITEM CSL_CITATION {"citationID":"IPi0MI6W","properties":{"formattedCitation":"({\\i{}10}, {\\i{}12})","plainCitation":"(10, 12)","noteIndex":0},"citationItems":[{"id":10339,"uris":["http://zotero.org/users/10851648/items/CLVYBZ4R"],"itemData":{"id":10339,"type":"article-journal","abstract":"Random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regression.","citation-key":"Breiman2001a","container-title":"Machine Learning","DOI":"10.1023/A:1010933404324","ISSN":"08856125","issue":"1","note":"arXiv: http://dx.doi.org/10.1023%2FA%3A1010933404324\nISBN: 0885-6125","page":"5-32","PMID":"21816105","title":"Random forests","volume":"45","author":[{"family":"Breiman","given":"Leo"}],"issued":{"date-parts":[["2001"]]}}},{"id":23455,"uris":["http://zotero.org/users/10851648/items/I4F3IVRX"],"itemData":{"id":23455,"type":"article-journal","container-title":"Animal Behaviour","DOI":"10.1016/j.anbehav.2016.12.005","ISSN":"00033472","journalAbbreviation":"Animal Behaviour","language":"en","page":"203-220","source":"DOI.org (Crossref)","title":"Applications of machine learning in animal behaviour studies","volume":"124","author":[{"family":"Valletta","given":"John Joseph"},{"family":"Torney","given":"Colin"},{"family":"Kings","given":"Michael"},{"family":"Thornton","given":"Alex"},{"family":"Madden","given":"Joah"}],"issued":{"date-parts":[["2017",2]]}}}],"schema":"https://github.com/citation-style-language/schema/raw/master/csl-citation.json"} </w:instrText>
      </w:r>
      <w:r>
        <w:rPr>
          <w:rFonts w:hint="default" w:ascii="Arial" w:hAnsi="Arial" w:cs="Arial"/>
          <w:lang w:val="en-US"/>
        </w:rPr>
        <w:fldChar w:fldCharType="separate"/>
      </w:r>
      <w:r>
        <w:rPr>
          <w:rFonts w:hint="default" w:ascii="Arial" w:hAnsi="Arial" w:cs="Arial"/>
        </w:rPr>
        <w:t>(</w:t>
      </w:r>
      <w:r>
        <w:rPr>
          <w:rFonts w:hint="default" w:ascii="Arial" w:hAnsi="Arial" w:cs="Arial"/>
          <w:i/>
          <w:iCs/>
        </w:rPr>
        <w:t>10</w:t>
      </w:r>
      <w:r>
        <w:rPr>
          <w:rFonts w:hint="default" w:ascii="Arial" w:hAnsi="Arial" w:cs="Arial"/>
        </w:rPr>
        <w:t xml:space="preserve">, </w:t>
      </w:r>
      <w:r>
        <w:rPr>
          <w:rFonts w:hint="default" w:ascii="Arial" w:hAnsi="Arial" w:cs="Arial"/>
          <w:i/>
          <w:iCs/>
        </w:rPr>
        <w:t>12</w:t>
      </w:r>
      <w:r>
        <w:rPr>
          <w:rFonts w:hint="default" w:ascii="Arial" w:hAnsi="Arial" w:cs="Arial"/>
        </w:rPr>
        <w:t>)</w:t>
      </w:r>
      <w:r>
        <w:rPr>
          <w:rFonts w:hint="default" w:ascii="Arial" w:hAnsi="Arial" w:cs="Arial"/>
          <w:lang w:val="en-US"/>
        </w:rPr>
        <w:fldChar w:fldCharType="end"/>
      </w:r>
      <w:r>
        <w:rPr>
          <w:rFonts w:hint="default" w:ascii="Arial" w:hAnsi="Arial" w:cs="Arial"/>
          <w:lang w:val="en-US"/>
        </w:rPr>
        <w:t>. Structural variation in calls was quantified using six sets of acoustic features: (i) spectro-temporal power distribution features (13 features), (ii) dominant frequency contour descriptors (8 features), (iii) statistical descriptors of Mel-frequency cepstral coefficients (178 features), (iv) linear-frequency spectrogram cross-correlation (10 features), (v) Mel-frequency spectrogram cross-correlation (10 features), and (vi) dynamic time warping similarity of dominant frequency contours (10 features). The latter three approaches produce similarity matrices, which were reprojected into a ten-dimensional space representing acoustic structure using classical multidimensional scaling. Acoustic analyses were conducted with the R package warbleR (v</w:t>
      </w:r>
      <w:r>
        <w:rPr>
          <w:rFonts w:hint="default" w:ascii="Arial" w:hAnsi="Arial" w:cs="Arial"/>
          <w:highlight w:val="white"/>
          <w:lang w:val="en-US"/>
        </w:rPr>
        <w:t xml:space="preserve">1.1.37; </w:t>
      </w:r>
      <w:r>
        <w:rPr>
          <w:rFonts w:hint="default" w:ascii="Arial" w:hAnsi="Arial" w:cs="Arial"/>
          <w:highlight w:val="white"/>
          <w:lang w:val="en-US"/>
        </w:rPr>
        <w:fldChar w:fldCharType="begin"/>
      </w:r>
      <w:r>
        <w:rPr>
          <w:rFonts w:hint="default" w:ascii="Arial" w:hAnsi="Arial" w:cs="Arial"/>
          <w:highlight w:val="white"/>
          <w:lang w:val="en-US"/>
        </w:rPr>
        <w:instrText xml:space="preserve"> ADDIN ZOTERO_ITEM CSL_CITATION {"citationID":"mFBP9HhD","properties":{"formattedCitation":"({\\i{}13})","plainCitation":"(13)","noteIndex":0},"citationItems":[{"id":9964,"uris":["http://zotero.org/users/10851648/items/LGBGVB8V"],"itemData":{"id":9964,"type":"article-journal","container-title":"Methods in Ecology and Evolution","DOI":"10.1111/2041-210X.12624","ISSN":"2041-210X","issue":"2","page":"184-191","title":"warbleR: an r package to streamline analysis of animal acoustic signals","volume":"8","author":[{"family":"Araya</w:instrText>
      </w:r>
      <w:r>
        <w:rPr>
          <w:rFonts w:hint="default" w:ascii="Arial" w:hAnsi="Arial" w:cs="Arial"/>
          <w:highlight w:val="white"/>
          <w:lang w:val="en-US"/>
        </w:rPr>
        <w:instrText xml:space="preserve">‐</w:instrText>
      </w:r>
      <w:r>
        <w:rPr>
          <w:rFonts w:hint="default" w:ascii="Arial" w:hAnsi="Arial" w:cs="Arial"/>
          <w:highlight w:val="white"/>
          <w:lang w:val="en-US"/>
        </w:rPr>
        <w:instrText xml:space="preserve">Salas","given":"Marcelo"},{"family":"Smith</w:instrText>
      </w:r>
      <w:r>
        <w:rPr>
          <w:rFonts w:hint="default" w:ascii="Arial" w:hAnsi="Arial" w:cs="Arial"/>
          <w:highlight w:val="white"/>
          <w:lang w:val="en-US"/>
        </w:rPr>
        <w:instrText xml:space="preserve">‐</w:instrText>
      </w:r>
      <w:r>
        <w:rPr>
          <w:rFonts w:hint="default" w:ascii="Arial" w:hAnsi="Arial" w:cs="Arial"/>
          <w:highlight w:val="white"/>
          <w:lang w:val="en-US"/>
        </w:rPr>
        <w:instrText xml:space="preserve">Vidaurre","given":"Grace"}],"editor":[{"family":"Golding","given":"Nick"}],"issued":{"date-parts":[["2017",2,8]]}}}],"schema":"https://github.com/citation-style-language/schema/raw/master/csl-citation.json"} </w:instrText>
      </w:r>
      <w:r>
        <w:rPr>
          <w:rFonts w:hint="default" w:ascii="Arial" w:hAnsi="Arial" w:cs="Arial"/>
          <w:highlight w:val="white"/>
          <w:lang w:val="en-US"/>
        </w:rPr>
        <w:fldChar w:fldCharType="separate"/>
      </w:r>
      <w:r>
        <w:rPr>
          <w:rFonts w:hint="default" w:ascii="Arial" w:hAnsi="Arial" w:cs="Arial"/>
          <w:lang w:val="en-US"/>
        </w:rPr>
        <w:t>(</w:t>
      </w:r>
      <w:r>
        <w:rPr>
          <w:rFonts w:hint="default" w:ascii="Arial" w:hAnsi="Arial" w:cs="Arial"/>
          <w:i/>
          <w:iCs/>
          <w:lang w:val="en-US"/>
        </w:rPr>
        <w:t>13</w:t>
      </w:r>
      <w:r>
        <w:rPr>
          <w:rFonts w:hint="default" w:ascii="Arial" w:hAnsi="Arial" w:cs="Arial"/>
          <w:lang w:val="en-US"/>
        </w:rPr>
        <w:t>)</w:t>
      </w:r>
      <w:r>
        <w:rPr>
          <w:rFonts w:hint="default" w:ascii="Arial" w:hAnsi="Arial" w:cs="Arial"/>
          <w:highlight w:val="white"/>
          <w:lang w:val="en-US"/>
        </w:rPr>
        <w:fldChar w:fldCharType="end"/>
      </w:r>
      <w:r>
        <w:rPr>
          <w:rFonts w:hint="default" w:ascii="Arial" w:hAnsi="Arial" w:cs="Arial"/>
          <w:highlight w:val="white"/>
          <w:lang w:val="en-US"/>
        </w:rPr>
        <w:t>)</w:t>
      </w:r>
      <w:r>
        <w:rPr>
          <w:rFonts w:hint="default" w:ascii="Arial" w:hAnsi="Arial" w:cs="Arial"/>
          <w:lang w:val="en-US"/>
        </w:rPr>
        <w:t xml:space="preserve"> with a hamming window function, 20% window overlap and 300 sample fast Fourier transformation, which resulted in a frequency resolution of 300 Hz and a time resolution of 2.67 ms. </w:t>
      </w:r>
    </w:p>
    <w:p>
      <w:pPr>
        <w:rPr>
          <w:rFonts w:hint="default" w:ascii="Arial" w:hAnsi="Arial" w:cs="Arial"/>
          <w:lang w:val="en-US"/>
        </w:rPr>
      </w:pPr>
    </w:p>
    <w:p>
      <w:pPr>
        <w:rPr>
          <w:rFonts w:hint="default" w:ascii="Arial" w:hAnsi="Arial" w:cs="Arial"/>
          <w:lang w:val="en-US"/>
        </w:rPr>
      </w:pPr>
      <w:r>
        <w:rPr>
          <w:rFonts w:hint="default" w:ascii="Arial" w:hAnsi="Arial" w:cs="Arial"/>
          <w:lang w:val="en-US"/>
        </w:rPr>
        <w:t>We evaluated the classification performance of all possible combinations of individual acoustic feature sets across all models and identified the highest-performing feature set as the combined dataset including all features except dynamic time warping similarity of frequency contours. The selected features were then used to train all classification models. Models were then applied onto the detected calls from group flight recordings to identify calling individuals. To avoid biases arising from unequal numbers of calls per individual, the training data were first balanced by randomly subsampling an equal number of calls from each individual, corresponding to the minimum sample size across individuals. Random forest models were then fitted with individual identity as the response variable and acoustic features as predictors. Models were trained using 1,000 trees, a minimum node size of 1 and 15 variables per split, sampled with replacement. The predicted caller identity was assigned as the individual with the highest class probability. Model performance was measured using the out-of-bag (OOB) error, an internal cross-validation measure inherent to random forest classifiers. All models were trained using a fixed random seed to ensure reproducibility and the performance of the models were compared against a null expectation generated by permuting individual identity labels. Only models that outperformed the null model were used in further analysis.</w:t>
      </w:r>
    </w:p>
    <w:p>
      <w:pPr>
        <w:rPr>
          <w:rFonts w:hint="default" w:ascii="Arial" w:hAnsi="Arial" w:cs="Arial"/>
          <w:lang w:val="en-US"/>
        </w:rPr>
      </w:pPr>
    </w:p>
    <w:p>
      <w:pPr>
        <w:rPr>
          <w:rFonts w:hint="default" w:ascii="Arial" w:hAnsi="Arial" w:cs="Arial"/>
          <w:lang w:val="en-US"/>
        </w:rPr>
      </w:pPr>
      <w:r>
        <w:rPr>
          <w:rFonts w:hint="default" w:ascii="Arial" w:hAnsi="Arial" w:cs="Arial"/>
          <w:lang w:val="en-US"/>
        </w:rPr>
        <w:t>We simulated group calling in the absence of coordination using a Monte Carlo resampling procedure. For each simulation run, entire solitary call sequences were sampled without replacement and assigned to a group. For each simulated group, the inquiry call times from the sampled solitary flights were combined to form a synthetic group calling sequence, thereby preserving the original temporal structure of calls within individuals. This procedure was repeated for each group size, producing a set of simulated group calling datasets in which call timing reflected individual calling patterns but lacked any coordinated temporal structure among individuals. The simulation was repeated for 1000 iterations, using a fixed random seed to ensure reproducibility. For each of the 30 simulated datasets, simulated data were combined with the corresponding observed data, yielding matched datasets containing both empirical and simulated observations.</w:t>
      </w:r>
    </w:p>
    <w:p>
      <w:pPr>
        <w:rPr>
          <w:rFonts w:hint="default" w:ascii="Arial" w:hAnsi="Arial" w:cs="Arial"/>
          <w:lang w:val="en-US"/>
        </w:rPr>
      </w:pPr>
    </w:p>
    <w:p>
      <w:pPr>
        <w:rPr>
          <w:rFonts w:hint="default" w:ascii="Arial" w:hAnsi="Arial" w:cs="Arial"/>
          <w:i/>
          <w:iCs/>
          <w:lang w:val="en-US"/>
        </w:rPr>
      </w:pPr>
      <w:r>
        <w:rPr>
          <w:rFonts w:hint="default" w:ascii="Arial" w:hAnsi="Arial" w:cs="Arial"/>
          <w:i/>
          <w:iCs/>
          <w:lang w:val="en-US"/>
        </w:rPr>
        <w:t>Statistical analysis</w:t>
      </w:r>
    </w:p>
    <w:p>
      <w:pPr>
        <w:rPr>
          <w:rFonts w:hint="default" w:ascii="Arial" w:hAnsi="Arial" w:cs="Arial"/>
          <w:i/>
          <w:iCs/>
          <w:lang w:val="en-US"/>
        </w:rPr>
      </w:pPr>
    </w:p>
    <w:p>
      <w:pPr>
        <w:rPr>
          <w:rFonts w:hint="default" w:ascii="Arial" w:hAnsi="Arial" w:cs="Arial"/>
          <w:lang w:val="en-US"/>
        </w:rPr>
      </w:pPr>
      <w:r>
        <w:rPr>
          <w:rFonts w:hint="default" w:ascii="Arial" w:hAnsi="Arial" w:cs="Arial"/>
          <w:lang w:val="en-US"/>
        </w:rPr>
        <w:t>To assess the effect of familiarity on individual vocal behavior during group flights, we fitted a Bayesian multilevel regression model to individual inquiry call</w:t>
      </w:r>
      <w:r>
        <w:rPr>
          <w:rFonts w:hint="default" w:ascii="Arial" w:hAnsi="Arial" w:cs="Arial"/>
          <w:lang w:val="en-US"/>
        </w:rPr>
        <w:t>ing</w:t>
      </w:r>
      <w:r>
        <w:rPr>
          <w:rFonts w:hint="default" w:ascii="Arial" w:hAnsi="Arial" w:cs="Arial"/>
          <w:lang w:val="en-US"/>
        </w:rPr>
        <w:t xml:space="preserve"> rates using the R package </w:t>
      </w:r>
      <w:r>
        <w:rPr>
          <w:rFonts w:hint="default" w:ascii="Arial" w:hAnsi="Arial" w:cs="Arial"/>
          <w:i/>
          <w:iCs/>
          <w:lang w:val="en-US"/>
        </w:rPr>
        <w:t>brms</w:t>
      </w:r>
      <w:r>
        <w:rPr>
          <w:rFonts w:hint="default" w:ascii="Arial" w:hAnsi="Arial" w:cs="Arial"/>
          <w:lang w:val="en-US"/>
        </w:rPr>
        <w:t xml:space="preserve"> </w:t>
      </w:r>
      <w:r>
        <w:rPr>
          <w:rFonts w:hint="default" w:ascii="Arial" w:hAnsi="Arial" w:cs="Arial"/>
          <w:lang w:val="en-US"/>
        </w:rPr>
        <w:fldChar w:fldCharType="begin"/>
      </w:r>
      <w:r>
        <w:rPr>
          <w:rFonts w:hint="default" w:ascii="Arial" w:hAnsi="Arial" w:cs="Arial"/>
          <w:lang w:val="en-US"/>
        </w:rPr>
        <w:instrText xml:space="preserve"> ADDIN ZOTERO_ITEM CSL_CITATION {"citationID":"KneCqh7U","properties":{"formattedCitation":"({\\i{}14})","plainCitation":"(14)","noteIndex":0},"citationItems":[{"id":10341,"uris":["http://zotero.org/users/10851648/items/TS427BZE"],"itemData":{"id":10341,"type":"article-journal","container-title":"Journal of Statistical Software","DOI":"10.18637/jss.v080.i01","ISSN":"1548-7660","issue":"1","page":"1-28","title":"brms : An R Package for Bayesian Multilevel Models Using Stan","volume":"80","author":[{"family":"Bürkner","given":"Paul-Christian"}],"issued":{"date-parts":[["2017"]]}}}],"schema":"https://github.com/citation-style-language/schema/raw/master/csl-citation.json"} </w:instrText>
      </w:r>
      <w:r>
        <w:rPr>
          <w:rFonts w:hint="default" w:ascii="Arial" w:hAnsi="Arial" w:cs="Arial"/>
          <w:lang w:val="en-US"/>
        </w:rPr>
        <w:fldChar w:fldCharType="separate"/>
      </w:r>
      <w:r>
        <w:rPr>
          <w:rFonts w:hint="default" w:ascii="Arial" w:hAnsi="Arial" w:cs="Arial"/>
          <w:lang w:val="en-US"/>
        </w:rPr>
        <w:t>(</w:t>
      </w:r>
      <w:r>
        <w:rPr>
          <w:rFonts w:hint="default" w:ascii="Arial" w:hAnsi="Arial" w:cs="Arial"/>
          <w:i/>
          <w:iCs/>
          <w:lang w:val="en-US"/>
        </w:rPr>
        <w:t>14</w:t>
      </w:r>
      <w:r>
        <w:rPr>
          <w:rFonts w:hint="default" w:ascii="Arial" w:hAnsi="Arial" w:cs="Arial"/>
          <w:lang w:val="en-US"/>
        </w:rPr>
        <w:t>)</w:t>
      </w:r>
      <w:r>
        <w:rPr>
          <w:rFonts w:hint="default" w:ascii="Arial" w:hAnsi="Arial" w:cs="Arial"/>
          <w:lang w:val="en-US"/>
        </w:rPr>
        <w:fldChar w:fldCharType="end"/>
      </w:r>
      <w:r>
        <w:rPr>
          <w:rFonts w:hint="default" w:ascii="Arial" w:hAnsi="Arial" w:cs="Arial"/>
          <w:lang w:val="en-US"/>
        </w:rPr>
        <w:t xml:space="preserve">. The number of calls produced by each individual was modeled as a rate, with flight duration included as an offset. Call counts were assumed to follow a negative binomial distribution to account for overdispersion. Models included flight type (solitary, natural group, artificial group) and group size as fixed effects. Individual identity was included as a random intercept to account for repeated measures. </w:t>
      </w:r>
    </w:p>
    <w:p>
      <w:pPr>
        <w:rPr>
          <w:rFonts w:hint="default" w:ascii="Arial" w:hAnsi="Arial" w:cs="Arial"/>
          <w:lang w:val="en-US"/>
        </w:rPr>
      </w:pPr>
    </w:p>
    <w:p>
      <w:pPr>
        <w:rPr>
          <w:rFonts w:hint="default" w:ascii="Arial" w:hAnsi="Arial" w:cs="Arial"/>
          <w:lang w:val="en-US"/>
        </w:rPr>
      </w:pPr>
      <w:r>
        <w:rPr>
          <w:rFonts w:hint="default" w:ascii="Arial" w:hAnsi="Arial" w:cs="Arial"/>
          <w:lang w:val="en-US"/>
        </w:rPr>
        <w:t xml:space="preserve">A similar Bayesian multilevel model was fitted to compare calling rates between solitary and overall group flights. Inquiry call counts were modeled as rates using flight duration as an offset and assumed to follow a negative binomial distribution. Fixed effects included flight type and group size. To account for repeated observations within groups and heterogeneity in group responses, group identity was included as a random effect with varying intercepts and flight-type–specific slopes, allowing the effect of flight type to vary among groups. </w:t>
      </w:r>
      <w:r>
        <w:rPr>
          <w:rFonts w:hint="default" w:ascii="Arial" w:hAnsi="Arial" w:cs="Arial"/>
          <w:lang w:val="en-US"/>
        </w:rPr>
        <w:t>Random slopes were specified because individual vocal behavior was likely to vary among groups in both baseline levels and responsiveness to flight type.</w:t>
      </w:r>
    </w:p>
    <w:p>
      <w:pPr>
        <w:rPr>
          <w:rFonts w:hint="default" w:ascii="Arial" w:hAnsi="Arial" w:cs="Arial"/>
          <w:lang w:val="en-US"/>
        </w:rPr>
      </w:pPr>
    </w:p>
    <w:p>
      <w:pPr>
        <w:spacing w:after="240"/>
        <w:rPr>
          <w:rFonts w:hint="default" w:ascii="Arial" w:hAnsi="Arial" w:cs="Arial"/>
          <w:lang w:val="en-US"/>
        </w:rPr>
      </w:pPr>
      <w:r>
        <w:rPr>
          <w:rFonts w:hint="default" w:ascii="Arial" w:hAnsi="Arial" w:cs="Arial"/>
          <w:lang w:val="en-US"/>
        </w:rPr>
        <w:t>Additional Bayesian regression models were used to examine differences in call overlap occurrence among natural</w:t>
      </w:r>
      <w:r>
        <w:rPr>
          <w:rFonts w:hint="default" w:ascii="Arial" w:hAnsi="Arial" w:cs="Arial"/>
          <w:lang w:val="en-US"/>
        </w:rPr>
        <w:t xml:space="preserve"> and </w:t>
      </w:r>
      <w:r>
        <w:rPr>
          <w:rFonts w:hint="default" w:ascii="Arial" w:hAnsi="Arial" w:cs="Arial"/>
          <w:lang w:val="en-US"/>
        </w:rPr>
        <w:t>artificial</w:t>
      </w:r>
      <w:r>
        <w:rPr>
          <w:rFonts w:hint="default" w:ascii="Arial" w:hAnsi="Arial" w:cs="Arial"/>
          <w:lang w:val="en-US"/>
        </w:rPr>
        <w:t xml:space="preserve"> groups against those from </w:t>
      </w:r>
      <w:r>
        <w:rPr>
          <w:rFonts w:hint="default" w:ascii="Arial" w:hAnsi="Arial" w:cs="Arial"/>
          <w:lang w:val="en-US"/>
        </w:rPr>
        <w:t>simulated group flights. Call overlap counts were modeled as rates by including flight duration as a log offset.</w:t>
      </w:r>
      <w:r>
        <w:rPr>
          <w:rFonts w:hint="default" w:ascii="Arial" w:hAnsi="Arial" w:cs="Arial"/>
          <w:lang w:val="en-US"/>
        </w:rPr>
        <w:t xml:space="preserve"> Simulated groups were specified as the reference level to facilitate direct comparison with empirically observed group flights. </w:t>
      </w:r>
      <w:r>
        <w:rPr>
          <w:rFonts w:hint="default" w:ascii="Arial" w:hAnsi="Arial" w:cs="Arial"/>
          <w:lang w:val="en-US"/>
        </w:rPr>
        <w:t xml:space="preserve">Models were fitted using a Poisson likelihood with a log link. To account for stochasticity in the construction of simulated group calling, we fitted a regression model on each of the 30 simulated datasets. The models were then combined into an averaged single model for statistical inference (explained below). </w:t>
      </w:r>
    </w:p>
    <w:p>
      <w:pPr>
        <w:rPr>
          <w:rFonts w:hint="default" w:ascii="Arial" w:hAnsi="Arial" w:cs="Arial"/>
          <w:b/>
          <w:bCs/>
          <w:lang w:val="en-US"/>
        </w:rPr>
      </w:pPr>
    </w:p>
    <w:p>
      <w:pPr>
        <w:rPr>
          <w:rFonts w:hint="default" w:ascii="Arial" w:hAnsi="Arial" w:cs="Arial"/>
          <w:b/>
          <w:bCs/>
          <w:sz w:val="24"/>
          <w:szCs w:val="24"/>
          <w:lang w:val="en-US"/>
        </w:rPr>
      </w:pPr>
      <w:r>
        <w:rPr>
          <w:rFonts w:hint="default" w:ascii="Arial" w:hAnsi="Arial" w:cs="Arial"/>
          <w:b/>
          <w:bCs/>
          <w:sz w:val="24"/>
          <w:szCs w:val="24"/>
          <w:lang w:val="en-US"/>
        </w:rPr>
        <w:t>Further details on regression models</w:t>
      </w:r>
    </w:p>
    <w:p>
      <w:pPr>
        <w:rPr>
          <w:rFonts w:hint="default" w:ascii="Arial" w:hAnsi="Arial" w:cs="Arial"/>
          <w:i/>
          <w:iCs/>
          <w:sz w:val="24"/>
          <w:szCs w:val="24"/>
          <w:lang w:val="en-US"/>
        </w:rPr>
      </w:pPr>
    </w:p>
    <w:p>
      <w:pPr>
        <w:rPr>
          <w:rFonts w:hint="default" w:ascii="Arial" w:hAnsi="Arial" w:cs="Arial"/>
          <w:i/>
          <w:iCs/>
          <w:sz w:val="24"/>
          <w:szCs w:val="24"/>
          <w:lang w:val="en-US"/>
        </w:rPr>
      </w:pPr>
      <w:r>
        <w:rPr>
          <w:rFonts w:hint="default" w:ascii="Arial" w:hAnsi="Arial" w:cs="Arial"/>
          <w:i/>
          <w:iCs/>
          <w:sz w:val="24"/>
          <w:szCs w:val="24"/>
          <w:lang w:val="en-US"/>
        </w:rPr>
        <w:t xml:space="preserve">Model fitting </w:t>
      </w:r>
    </w:p>
    <w:p>
      <w:pPr>
        <w:rPr>
          <w:rFonts w:hint="default" w:ascii="Arial" w:hAnsi="Arial" w:cs="Arial"/>
          <w:i/>
          <w:iCs/>
          <w:sz w:val="24"/>
          <w:szCs w:val="24"/>
          <w:lang w:val="en-US"/>
        </w:rPr>
      </w:pPr>
    </w:p>
    <w:p>
      <w:pPr>
        <w:rPr>
          <w:rFonts w:hint="default" w:ascii="Arial" w:hAnsi="Arial" w:cs="Arial"/>
          <w:lang w:val="en-US"/>
        </w:rPr>
      </w:pPr>
      <w:r>
        <w:rPr>
          <w:rFonts w:hint="default" w:ascii="Arial" w:hAnsi="Arial" w:cs="Arial"/>
          <w:lang w:val="en-US"/>
        </w:rPr>
        <w:t xml:space="preserve">Regressions were run in Stan </w:t>
      </w:r>
      <w:r>
        <w:rPr>
          <w:rFonts w:hint="default" w:ascii="Arial" w:hAnsi="Arial" w:cs="Arial"/>
          <w:lang w:val="en-US"/>
        </w:rPr>
        <w:fldChar w:fldCharType="begin"/>
      </w:r>
      <w:r>
        <w:rPr>
          <w:rFonts w:hint="default" w:ascii="Arial" w:hAnsi="Arial" w:cs="Arial"/>
          <w:lang w:val="en-US"/>
        </w:rPr>
        <w:instrText xml:space="preserve"> ADDIN ZOTERO_ITEM CSL_CITATION {"citationID":"3lajZjll","properties":{"formattedCitation":"({\\i{}15})","plainCitation":"(15)","noteIndex":0},"citationItems":[{"id":10342,"uris":["http://zotero.org/users/10851648/items/5GE5AR3Y"],"itemData":{"id":10342,"type":"book","title":"Stan modeling language users guide and reference manual, version 2.28.0","author":[{"literal":"Stan Development Team"}],"issued":{"date-parts":[["2021"]]}}}],"schema":"https://github.com/citation-style-language/schema/raw/master/csl-citation.json"} </w:instrText>
      </w:r>
      <w:r>
        <w:rPr>
          <w:rFonts w:hint="default" w:ascii="Arial" w:hAnsi="Arial" w:cs="Arial"/>
          <w:lang w:val="en-US"/>
        </w:rPr>
        <w:fldChar w:fldCharType="separate"/>
      </w:r>
      <w:r>
        <w:rPr>
          <w:rFonts w:hint="default" w:ascii="Arial" w:hAnsi="Arial" w:cs="Arial"/>
          <w:lang w:val="en-US"/>
        </w:rPr>
        <w:t>(</w:t>
      </w:r>
      <w:r>
        <w:rPr>
          <w:rFonts w:hint="default" w:ascii="Arial" w:hAnsi="Arial" w:cs="Arial"/>
          <w:i/>
          <w:iCs/>
          <w:lang w:val="en-US"/>
        </w:rPr>
        <w:t>15</w:t>
      </w:r>
      <w:r>
        <w:rPr>
          <w:rFonts w:hint="default" w:ascii="Arial" w:hAnsi="Arial" w:cs="Arial"/>
          <w:lang w:val="en-US"/>
        </w:rPr>
        <w:t>)</w:t>
      </w:r>
      <w:r>
        <w:rPr>
          <w:rFonts w:hint="default" w:ascii="Arial" w:hAnsi="Arial" w:cs="Arial"/>
          <w:lang w:val="en-US"/>
        </w:rPr>
        <w:fldChar w:fldCharType="end"/>
      </w:r>
      <w:r>
        <w:rPr>
          <w:rFonts w:hint="default" w:ascii="Arial" w:hAnsi="Arial" w:cs="Arial"/>
          <w:lang w:val="en-US"/>
        </w:rPr>
        <w:t xml:space="preserve"> through the R package </w:t>
      </w:r>
      <w:r>
        <w:rPr>
          <w:rFonts w:hint="default" w:ascii="Arial" w:hAnsi="Arial" w:cs="Arial"/>
          <w:i/>
          <w:iCs/>
          <w:lang w:val="en-US"/>
        </w:rPr>
        <w:t>brms</w:t>
      </w:r>
      <w:r>
        <w:rPr>
          <w:rFonts w:hint="default" w:ascii="Arial" w:hAnsi="Arial" w:cs="Arial"/>
          <w:lang w:val="en-US"/>
        </w:rPr>
        <w:t xml:space="preserve"> </w:t>
      </w:r>
      <w:r>
        <w:rPr>
          <w:rFonts w:hint="default" w:ascii="Arial" w:hAnsi="Arial" w:cs="Arial"/>
          <w:lang w:val="en-US"/>
        </w:rPr>
        <w:fldChar w:fldCharType="begin"/>
      </w:r>
      <w:r>
        <w:rPr>
          <w:rFonts w:hint="default" w:ascii="Arial" w:hAnsi="Arial" w:cs="Arial"/>
          <w:lang w:val="en-US"/>
        </w:rPr>
        <w:instrText xml:space="preserve"> ADDIN ZOTERO_ITEM CSL_CITATION {"citationID":"NKcMeuAh","properties":{"formattedCitation":"({\\i{}14})","plainCitation":"(14)","noteIndex":0},"citationItems":[{"id":10341,"uris":["http://zotero.org/users/10851648/items/TS427BZE"],"itemData":{"id":10341,"type":"article-journal","container-title":"Journal of Statistical Software","DOI":"10.18637/jss.v080.i01","ISSN":"1548-7660","issue":"1","page":"1-28","title":"brms : An R Package for Bayesian Multilevel Models Using Stan","volume":"80","author":[{"family":"Bürkner","given":"Paul-Christian"}],"issued":{"date-parts":[["2017"]]}}}],"schema":"https://github.com/citation-style-language/schema/raw/master/csl-citation.json"} </w:instrText>
      </w:r>
      <w:r>
        <w:rPr>
          <w:rFonts w:hint="default" w:ascii="Arial" w:hAnsi="Arial" w:cs="Arial"/>
          <w:lang w:val="en-US"/>
        </w:rPr>
        <w:fldChar w:fldCharType="separate"/>
      </w:r>
      <w:r>
        <w:rPr>
          <w:rFonts w:hint="default" w:ascii="Arial" w:hAnsi="Arial" w:cs="Arial"/>
          <w:lang w:val="en-US"/>
        </w:rPr>
        <w:t>(</w:t>
      </w:r>
      <w:r>
        <w:rPr>
          <w:rFonts w:hint="default" w:ascii="Arial" w:hAnsi="Arial" w:cs="Arial"/>
          <w:i/>
          <w:iCs/>
          <w:lang w:val="en-US"/>
        </w:rPr>
        <w:t>14</w:t>
      </w:r>
      <w:r>
        <w:rPr>
          <w:rFonts w:hint="default" w:ascii="Arial" w:hAnsi="Arial" w:cs="Arial"/>
          <w:lang w:val="en-US"/>
        </w:rPr>
        <w:t>)</w:t>
      </w:r>
      <w:r>
        <w:rPr>
          <w:rFonts w:hint="default" w:ascii="Arial" w:hAnsi="Arial" w:cs="Arial"/>
          <w:lang w:val="en-US"/>
        </w:rPr>
        <w:fldChar w:fldCharType="end"/>
      </w:r>
      <w:r>
        <w:rPr>
          <w:rFonts w:hint="default" w:ascii="Arial" w:hAnsi="Arial" w:cs="Arial"/>
          <w:lang w:val="en-US"/>
        </w:rPr>
        <w:t>, using Hamiltonian Monte Carlo with conservative tuning parameters to ensure convergence.  Models were run for 10 000 iterations, using the first half as warm-up. Across all Bayesian models, we used weakly informative priors chosen to regularize estimation while remaining biologically agnostic. Intercepts were assigned Normal priors centered at zero with moderate scale (Normal(0, 1–1.5)), reflecting plausible baseline rates on the link scale without constraining them tightly. Fixed-effect coefficients were given Normal(0, 0.5–1) priors to discourage unrealistically large effects while allowing meaningful differences among flight types and group sizes. Variance parameters for group- or individual-level random effects were modeled with Student-t(3, 0, 1) priors, providing robustness to occasional larger variability while shrinking small effects toward zero. Correlations among random effects, where included, were assigned LKJ(2) priors to mildly favor low to moderate correlations without excluding stronger associations. For count models, overdispersion parameters in negative binomial models were given Exponential(1) priors, favoring modest overdispersion but allowing heavier tails when supported by the data.</w:t>
      </w:r>
    </w:p>
    <w:p>
      <w:pPr>
        <w:rPr>
          <w:rFonts w:hint="default" w:ascii="Arial" w:hAnsi="Arial" w:cs="Arial"/>
          <w:lang w:val="en-US"/>
        </w:rPr>
      </w:pPr>
    </w:p>
    <w:p>
      <w:pPr>
        <w:rPr>
          <w:rFonts w:hint="default" w:ascii="Arial" w:hAnsi="Arial" w:cs="Arial"/>
          <w:lang w:val="en-US"/>
        </w:rPr>
      </w:pPr>
      <w:r>
        <w:rPr>
          <w:rFonts w:hint="default" w:ascii="Arial" w:hAnsi="Arial" w:cs="Arial"/>
          <w:lang w:val="en-US"/>
        </w:rPr>
        <w:t>Effect sizes were computed as median posterior estimates and 95% uncertainty intervals</w:t>
      </w:r>
      <w:r>
        <w:rPr>
          <w:rFonts w:hint="default" w:ascii="Arial" w:hAnsi="Arial" w:cs="Arial"/>
          <w:lang w:val="en-US"/>
        </w:rPr>
        <w:t xml:space="preserve"> (UI)</w:t>
      </w:r>
      <w:r>
        <w:rPr>
          <w:rFonts w:hint="default" w:ascii="Arial" w:hAnsi="Arial" w:cs="Arial"/>
          <w:lang w:val="en-US"/>
        </w:rPr>
        <w:t xml:space="preserve"> as the highest posterior density interval. W</w:t>
      </w:r>
      <w:r>
        <w:rPr>
          <w:rFonts w:hint="default" w:ascii="Arial" w:hAnsi="Arial" w:cs="Arial"/>
          <w:lang w:val="en-US"/>
        </w:rPr>
        <w:t xml:space="preserve">hen response variables were modeled using a log link (negative binomial or Poisson distributions), </w:t>
      </w:r>
      <w:r>
        <w:rPr>
          <w:rFonts w:hint="default" w:cs="Arial"/>
          <w:lang w:val="en-US"/>
        </w:rPr>
        <w:t>e</w:t>
      </w:r>
      <w:r>
        <w:rPr>
          <w:rFonts w:hint="default" w:ascii="Arial" w:hAnsi="Arial" w:cs="Arial"/>
          <w:lang w:val="en-US"/>
        </w:rPr>
        <w:t>ffect sizes were converted to multiplicative differences by exponentiat</w:t>
      </w:r>
      <w:r>
        <w:rPr>
          <w:rFonts w:hint="default" w:cs="Arial"/>
          <w:lang w:val="en-US"/>
        </w:rPr>
        <w:t>ing</w:t>
      </w:r>
      <w:r>
        <w:rPr>
          <w:rFonts w:hint="default" w:ascii="Arial" w:hAnsi="Arial" w:cs="Arial"/>
          <w:lang w:val="en-US"/>
        </w:rPr>
        <w:t xml:space="preserve"> posterior estimates and their uncertainty interval. </w:t>
      </w:r>
      <w:r>
        <w:rPr>
          <w:rFonts w:hint="default" w:ascii="Arial" w:hAnsi="Arial" w:cs="Arial"/>
          <w:lang w:val="en-US"/>
        </w:rPr>
        <w:t xml:space="preserve">The bulk and tail effective sample sizes were kept above 1000 per chain for all parameters, ensuring precise estimates, and the number of divergent transitions was kept below 1%, confirming the sampler explored the posterior distribution effectively. We plotted the distribution of posterior estimates for all chains for visual evaluation of model performance. In order to assess the independence of the posterior samples, we also estimated the potential scale reduction factors for checking model convergence (kept below 1.05 for all parameter estimates). Predictors in which </w:t>
      </w:r>
      <w:r>
        <w:rPr>
          <w:rFonts w:hint="default" w:ascii="Arial" w:hAnsi="Arial" w:cs="Arial"/>
          <w:lang w:val="en-US"/>
        </w:rPr>
        <w:t>UI</w:t>
      </w:r>
      <w:r>
        <w:rPr>
          <w:rFonts w:hint="default" w:ascii="Arial" w:hAnsi="Arial" w:cs="Arial"/>
          <w:lang w:val="en-US"/>
        </w:rPr>
        <w:t xml:space="preserve"> did not include zero </w:t>
      </w:r>
      <w:r>
        <w:rPr>
          <w:rFonts w:hint="default" w:ascii="Arial" w:hAnsi="Arial" w:cs="Arial"/>
          <w:lang w:val="en-US"/>
        </w:rPr>
        <w:t xml:space="preserve">(or did not include one for those presented as multiplicative differences) </w:t>
      </w:r>
      <w:r>
        <w:rPr>
          <w:rFonts w:hint="default" w:ascii="Arial" w:hAnsi="Arial" w:cs="Arial"/>
          <w:lang w:val="en-US"/>
        </w:rPr>
        <w:t xml:space="preserve">were regarded as having an effect on the response variables. Whenever group size was included as a predictor it was treated as an ordered factor and modeled as a monotonic effect, allowing the response variable to change consistently with increasing group size without assuming linearity </w:t>
      </w:r>
      <w:r>
        <w:rPr>
          <w:rFonts w:hint="default" w:ascii="Arial" w:hAnsi="Arial" w:cs="Arial"/>
          <w:lang w:val="en-US"/>
        </w:rPr>
        <w:fldChar w:fldCharType="begin"/>
      </w:r>
      <w:r>
        <w:rPr>
          <w:rFonts w:hint="default" w:ascii="Arial" w:hAnsi="Arial" w:cs="Arial"/>
          <w:lang w:val="en-US"/>
        </w:rPr>
        <w:instrText xml:space="preserve"> ADDIN ZOTERO_ITEM CSL_CITATION {"citationID":"wYai9OFd","properties":{"formattedCitation":"({\\i{}16})","plainCitation":"(16)","noteIndex":0},"citationItems":[{"id":23457,"uris":["http://zotero.org/users/10851648/items/4TDIJ282"],"itemData":{"id":23457,"type":"article-journal","abstract":"Ordinal predictors are commonly used in regression models. They are often incorrectly treated as either nominal or metric, thus under</w:instrText>
      </w:r>
      <w:r>
        <w:rPr>
          <w:rFonts w:hint="default" w:ascii="Arial" w:hAnsi="Arial" w:cs="Arial"/>
          <w:lang w:val="en-US"/>
        </w:rPr>
        <w:instrText xml:space="preserve">‐</w:instrText>
      </w:r>
      <w:r>
        <w:rPr>
          <w:rFonts w:hint="default" w:ascii="Arial" w:hAnsi="Arial" w:cs="Arial"/>
          <w:lang w:val="en-US"/>
        </w:rPr>
        <w:instrText xml:space="preserve"> or overestimating the information contained. Such practices may lead to worse inference and predictions compared to methods which are specifically designed for this purpose. We propose a new method for modelling ordinal predictors that applies in situations in which it is reasonable to assume their effects to be monotonic. The parameterization of such monotonic effects is realized in terms of a scale parameter\n              b\n              representing the direction and size of the effect and a simplex parameter\n              \n              modelling the normalized differences between categories. This ensures that predictions increase or decrease monotonically, while changes between adjacent categories may vary across categories. This formulation generalizes to interaction terms as well as multilevel structures. Monotonic effects may be applied not only to ordinal predictors, but also to other discrete variables for which a monotonic relationship is plausible. In simulation studies we show that the model is well calibrated and, if there is monotonicity present, exhibits predictive performance similar to or even better than other approaches designed to handle ordinal predictors. Using Stan, we developed a Bayesian estimation method for monotonic effects which allows us to incorporate prior information and to check the assumption of monotonicity. We have implemented this method in the R package\n              brms\n              , so that fitting monotonic effects in a fully Bayesian framework is now straightforward.","container-title":"British Journal of Mathematical and Statistical Psychology","DOI":"10.1111/bmsp.12195","ISSN":"0007-1102, 2044-8317","issue":"3","journalAbbreviation":"Brit J Math &amp; Statis","language":"en","page":"420-451","source":"DOI.org (Crossref)","title":"Modelling monotonic effects of ordinal predictors in Bayesian regression models","volume":"73","author":[{"family":"Bürkner","given":"Paul</w:instrText>
      </w:r>
      <w:r>
        <w:rPr>
          <w:rFonts w:hint="default" w:ascii="Arial" w:hAnsi="Arial" w:cs="Arial"/>
          <w:lang w:val="en-US"/>
        </w:rPr>
        <w:instrText xml:space="preserve">‐</w:instrText>
      </w:r>
      <w:r>
        <w:rPr>
          <w:rFonts w:hint="default" w:ascii="Arial" w:hAnsi="Arial" w:cs="Arial"/>
          <w:lang w:val="en-US"/>
        </w:rPr>
        <w:instrText xml:space="preserve">Christian"},{"family":"Charpentier","given":"Emmanuel"}],"issued":{"date-parts":[["2020",11]]}}}],"schema":"https://github.com/citation-style-language/schema/raw/master/csl-citation.json"} </w:instrText>
      </w:r>
      <w:r>
        <w:rPr>
          <w:rFonts w:hint="default" w:ascii="Arial" w:hAnsi="Arial" w:cs="Arial"/>
          <w:lang w:val="en-US"/>
        </w:rPr>
        <w:fldChar w:fldCharType="separate"/>
      </w:r>
      <w:r>
        <w:rPr>
          <w:rFonts w:hint="default" w:ascii="Arial" w:hAnsi="Arial" w:cs="Arial"/>
          <w:lang w:val="en-US"/>
        </w:rPr>
        <w:t>(</w:t>
      </w:r>
      <w:r>
        <w:rPr>
          <w:rFonts w:hint="default" w:ascii="Arial" w:hAnsi="Arial" w:cs="Arial"/>
          <w:i/>
          <w:iCs/>
          <w:lang w:val="en-US"/>
        </w:rPr>
        <w:t>16</w:t>
      </w:r>
      <w:r>
        <w:rPr>
          <w:rFonts w:hint="default" w:ascii="Arial" w:hAnsi="Arial" w:cs="Arial"/>
          <w:lang w:val="en-US"/>
        </w:rPr>
        <w:t>)</w:t>
      </w:r>
      <w:r>
        <w:rPr>
          <w:rFonts w:hint="default" w:ascii="Arial" w:hAnsi="Arial" w:cs="Arial"/>
          <w:lang w:val="en-US"/>
        </w:rPr>
        <w:fldChar w:fldCharType="end"/>
      </w:r>
      <w:r>
        <w:rPr>
          <w:rFonts w:hint="default" w:ascii="Arial" w:hAnsi="Arial" w:cs="Arial"/>
          <w:lang w:val="en-US"/>
        </w:rPr>
        <w:t xml:space="preserve">. </w:t>
      </w:r>
      <w:r>
        <w:rPr>
          <w:rFonts w:hint="default" w:ascii="Arial" w:hAnsi="Arial" w:cs="Arial"/>
          <w:lang w:val="en-US"/>
        </w:rPr>
        <w:t xml:space="preserve">Pairwise contrasts among group types were computed directly from the posterior distributions of the fitted model. For each contrast, we report the posterior mean and the 95% UI of the resulting posterior distribution. </w:t>
      </w:r>
    </w:p>
    <w:p>
      <w:pPr>
        <w:rPr>
          <w:rFonts w:hint="default" w:ascii="Arial" w:hAnsi="Arial" w:cs="Arial"/>
          <w:lang w:val="en-US"/>
        </w:rPr>
      </w:pPr>
    </w:p>
    <w:p>
      <w:pPr>
        <w:rPr>
          <w:rFonts w:hint="default" w:ascii="Arial" w:hAnsi="Arial" w:cs="Arial"/>
          <w:lang w:val="en-US"/>
        </w:rPr>
      </w:pPr>
    </w:p>
    <w:p>
      <w:pPr>
        <w:rPr>
          <w:rFonts w:hint="default" w:ascii="Arial" w:hAnsi="Arial" w:cs="Arial"/>
          <w:lang w:val="en-US"/>
        </w:rPr>
      </w:pPr>
      <w:r>
        <w:rPr>
          <w:rFonts w:hint="default" w:ascii="Arial" w:hAnsi="Arial" w:cs="Arial"/>
          <w:lang w:val="en-US"/>
        </w:rPr>
        <w:t xml:space="preserve">We evaluated the predictive performance of all models, measured by the Leave-one-out Information Criterion </w:t>
      </w:r>
      <w:r>
        <w:rPr>
          <w:rFonts w:hint="default" w:ascii="Arial" w:hAnsi="Arial" w:cs="Arial"/>
          <w:lang w:val="en-US"/>
        </w:rPr>
        <w:fldChar w:fldCharType="begin"/>
      </w:r>
      <w:r>
        <w:rPr>
          <w:rFonts w:hint="default" w:ascii="Arial" w:hAnsi="Arial" w:cs="Arial"/>
          <w:lang w:val="en-US"/>
        </w:rPr>
        <w:instrText xml:space="preserve"> ADDIN ZOTERO_ITEM CSL_CITATION {"citationID":"ambMTHPp","properties":{"formattedCitation":"({\\i{}17})","plainCitation":"(17)","noteIndex":0},"citationItems":[{"id":10340,"uris":["http://zotero.org/users/10851648/items/3ZRR9PF6"],"itemData":{"id":10340,"type":"article-journal","container-title":"Statistics and Computing","DOI":"10.1007/s11222-016-9696-4","ISSN":"0960-3174","issue":"5","page":"1413-1432","title":"Practical Bayesian model evaluation using leave-one-out cross-validation and WAIC","volume":"27","author":[{"family":"Vehtari","given":"Aki"},{"family":"Gelman","given":"Andrew"},{"family":"Gabry","given":"Jonah"}],"issued":{"date-parts":[["2017",9,30]]}}}],"schema":"https://github.com/citation-style-language/schema/raw/master/csl-citation.json"} </w:instrText>
      </w:r>
      <w:r>
        <w:rPr>
          <w:rFonts w:hint="default" w:ascii="Arial" w:hAnsi="Arial" w:cs="Arial"/>
          <w:lang w:val="en-US"/>
        </w:rPr>
        <w:fldChar w:fldCharType="separate"/>
      </w:r>
      <w:r>
        <w:rPr>
          <w:rFonts w:hint="default" w:ascii="Arial" w:hAnsi="Arial" w:cs="Arial"/>
          <w:lang w:val="en-US"/>
        </w:rPr>
        <w:t>(</w:t>
      </w:r>
      <w:r>
        <w:rPr>
          <w:rFonts w:hint="default" w:ascii="Arial" w:hAnsi="Arial" w:cs="Arial"/>
          <w:i/>
          <w:iCs/>
          <w:lang w:val="en-US"/>
        </w:rPr>
        <w:t>17</w:t>
      </w:r>
      <w:r>
        <w:rPr>
          <w:rFonts w:hint="default" w:ascii="Arial" w:hAnsi="Arial" w:cs="Arial"/>
          <w:lang w:val="en-US"/>
        </w:rPr>
        <w:t>)</w:t>
      </w:r>
      <w:r>
        <w:rPr>
          <w:rFonts w:hint="default" w:ascii="Arial" w:hAnsi="Arial" w:cs="Arial"/>
          <w:lang w:val="en-US"/>
        </w:rPr>
        <w:fldChar w:fldCharType="end"/>
      </w:r>
      <w:r>
        <w:rPr>
          <w:rFonts w:hint="default" w:ascii="Arial" w:hAnsi="Arial" w:cs="Arial"/>
          <w:lang w:val="en-US"/>
        </w:rPr>
        <w:t xml:space="preserve"> in the R package </w:t>
      </w:r>
      <w:r>
        <w:rPr>
          <w:rFonts w:hint="default" w:ascii="Arial" w:hAnsi="Arial" w:cs="Arial"/>
          <w:i/>
          <w:iCs/>
          <w:lang w:val="en-US"/>
        </w:rPr>
        <w:t>loo</w:t>
      </w:r>
      <w:r>
        <w:rPr>
          <w:rFonts w:hint="default" w:ascii="Arial" w:hAnsi="Arial" w:cs="Arial"/>
          <w:lang w:val="en-US"/>
        </w:rPr>
        <w:t xml:space="preserve"> (v2.9.0; </w:t>
      </w:r>
      <w:r>
        <w:rPr>
          <w:rFonts w:hint="default" w:ascii="Arial" w:hAnsi="Arial" w:cs="Arial"/>
          <w:lang w:val="en-US"/>
        </w:rPr>
        <w:fldChar w:fldCharType="begin"/>
      </w:r>
      <w:r>
        <w:rPr>
          <w:rFonts w:hint="default" w:ascii="Arial" w:hAnsi="Arial" w:cs="Arial"/>
          <w:lang w:val="en-US"/>
        </w:rPr>
        <w:instrText xml:space="preserve"> ADDIN ZOTERO_ITEM CSL_CITATION {"citationID":"ZEPNM9mC","properties":{"formattedCitation":"({\\i{}18})","plainCitation":"(18)","noteIndex":0},"citationItems":[{"id":10344,"uris":["http://zotero.org/users/10851648/items/DDJ83BZH"],"itemData":{"id":10344,"type":"software","genre":"R package","title":"loo: Efficient leave-one-out cross-validation and WAIC for Bayesian models","version":"2.9.0","author":[{"family":"Vehtari","given":"A"},{"family":"Gabry","given":"J"},{"family":"Magnusson","given":"M"},{"family":"Yao","given":"Y"},{"family":"Bürkner","given":"P"},{"family":"Paananen","given":"T"},{"family":"Gelman","given":"A"}],"issued":{"date-parts":[["2025"]]}}}],"schema":"https://github.com/citation-style-language/schema/raw/master/csl-citation.json"} </w:instrText>
      </w:r>
      <w:r>
        <w:rPr>
          <w:rFonts w:hint="default" w:ascii="Arial" w:hAnsi="Arial" w:cs="Arial"/>
          <w:lang w:val="en-US"/>
        </w:rPr>
        <w:fldChar w:fldCharType="separate"/>
      </w:r>
      <w:r>
        <w:rPr>
          <w:rFonts w:hint="default" w:ascii="Arial" w:hAnsi="Arial" w:cs="Arial"/>
          <w:lang w:val="en-US"/>
        </w:rPr>
        <w:t>(</w:t>
      </w:r>
      <w:r>
        <w:rPr>
          <w:rFonts w:hint="default" w:ascii="Arial" w:hAnsi="Arial" w:cs="Arial"/>
          <w:i/>
          <w:iCs/>
          <w:lang w:val="en-US"/>
        </w:rPr>
        <w:t>18</w:t>
      </w:r>
      <w:r>
        <w:rPr>
          <w:rFonts w:hint="default" w:ascii="Arial" w:hAnsi="Arial" w:cs="Arial"/>
          <w:lang w:val="en-US"/>
        </w:rPr>
        <w:t>)</w:t>
      </w:r>
      <w:r>
        <w:rPr>
          <w:rFonts w:hint="default" w:ascii="Arial" w:hAnsi="Arial" w:cs="Arial"/>
          <w:lang w:val="en-US"/>
        </w:rPr>
        <w:fldChar w:fldCharType="end"/>
      </w:r>
      <w:r>
        <w:rPr>
          <w:rFonts w:hint="default" w:ascii="Arial" w:hAnsi="Arial" w:cs="Arial"/>
          <w:lang w:val="en-US"/>
        </w:rPr>
        <w:t xml:space="preserve">), by comparing each model against its corresponding null model (i.e., a model without the group type predictor). Models were compared using the expected log predictive density (ELPD). Only models that outperformed their null model (i.e., their difference was higher than twice the ELPD standard error) were further considered for statistical inference. </w:t>
      </w:r>
    </w:p>
    <w:p>
      <w:pPr>
        <w:rPr>
          <w:rFonts w:hint="default" w:ascii="Arial" w:hAnsi="Arial" w:cs="Arial"/>
          <w:lang w:val="en-US"/>
        </w:rPr>
      </w:pPr>
    </w:p>
    <w:p>
      <w:pPr>
        <w:spacing w:after="240"/>
        <w:rPr>
          <w:rFonts w:hint="default" w:ascii="Arial" w:hAnsi="Arial" w:cs="Arial"/>
          <w:lang w:val="en-US"/>
        </w:rPr>
      </w:pPr>
      <w:r>
        <w:rPr>
          <w:rFonts w:hint="default" w:ascii="Arial" w:hAnsi="Arial" w:cs="Arial"/>
          <w:lang w:val="en-US"/>
        </w:rPr>
        <w:t xml:space="preserve">Posterior predictive checks </w:t>
      </w:r>
      <w:r>
        <w:rPr>
          <w:rFonts w:hint="default" w:ascii="Arial" w:hAnsi="Arial" w:cs="Arial"/>
          <w:lang w:val="en-US"/>
        </w:rPr>
        <w:fldChar w:fldCharType="begin"/>
      </w:r>
      <w:r>
        <w:rPr>
          <w:rFonts w:hint="default" w:ascii="Arial" w:hAnsi="Arial" w:cs="Arial"/>
          <w:lang w:val="en-US"/>
        </w:rPr>
        <w:instrText xml:space="preserve"> ADDIN ZOTERO_ITEM CSL_CITATION {"citationID":"9WN9SLhj","properties":{"formattedCitation":"({\\i{}19})","plainCitation":"(19)","noteIndex":0},"citationItems":[{"id":23458,"uris":["http://zotero.org/users/10851648/items/QDNK6BMS"],"itemData":{"id":23458,"type":"book","abstract":"Preface This book is intended to have three roles and to serve three associated audiences: an introductory text on Bayesian inference starting from first principles, a graduate text on effective current approaches to Bayesian modeling and computation in statistics and related fields, and a handbook of Bayesian methods in applied statistics for general users of and researchers in applied statistics. Although introductory in its early sections, the book is definitely not elementary in the sense of a first text in statistics. The mathematics used in our book is basic probability and statistics, elementary calculus, and linear algebra. A review of probability notation is given in Chapter 1 along with a more detailed list of topics assumed to have been studied. The practical orientation of the book means that the reader's previous experience in probability, statistics, and linear algebra should ideally have included strong computational components. To write an introductory text alone would leave many readers with only a taste of the conceptual elements but no guidance for venturing into genuine practical applications, beyond those where Bayesian methods agree essentially with standard non-Bayesian analyses. On the other hand, we feel it would be a mistake to present the advanced methods without first introducing the basic concepts from our data-analytic perspective. Furthermore, due to the nature of applied statistics, a text on current Bayesian methodology would be incomplete without a variety of worked examples drawn from real applications. To avoid cluttering the main narrative, there are bibliographic notes at the end of each chapter and references at the end of the book","collection-title":"Texts in statistical science series","edition":"Third edition","ISBN":"978-1-4398-4095-5","language":"eng","number-of-pages":"667","publisher":"CRC Press, Taylor &amp; Francis Group","publisher-place":"Boca Raton London New York","source":"K10plus ISBN","title":"Bayesian data analysis","author":[{"family":"Gelman","given":"Andrew"},{"family":"Carlin","given":"John B."},{"family":"Stern","given":"Hal S."},{"family":"Dunson","given":"David B."},{"family":"Vehtari","given":"Aki"},{"family":"Rubin","given":"Donald B."}],"issued":{"date-parts":[["2014"]]}}}],"schema":"https://github.com/citation-style-language/schema/raw/master/csl-citation.json"} </w:instrText>
      </w:r>
      <w:r>
        <w:rPr>
          <w:rFonts w:hint="default" w:ascii="Arial" w:hAnsi="Arial" w:cs="Arial"/>
          <w:lang w:val="en-US"/>
        </w:rPr>
        <w:fldChar w:fldCharType="separate"/>
      </w:r>
      <w:r>
        <w:rPr>
          <w:rFonts w:hint="default" w:ascii="Arial" w:hAnsi="Arial" w:cs="Arial"/>
          <w:lang w:val="en-US"/>
        </w:rPr>
        <w:t>(</w:t>
      </w:r>
      <w:r>
        <w:rPr>
          <w:rFonts w:hint="default" w:ascii="Arial" w:hAnsi="Arial" w:cs="Arial"/>
          <w:i/>
          <w:iCs/>
          <w:lang w:val="en-US"/>
        </w:rPr>
        <w:t>19</w:t>
      </w:r>
      <w:r>
        <w:rPr>
          <w:rFonts w:hint="default" w:ascii="Arial" w:hAnsi="Arial" w:cs="Arial"/>
          <w:lang w:val="en-US"/>
        </w:rPr>
        <w:t>)</w:t>
      </w:r>
      <w:r>
        <w:rPr>
          <w:rFonts w:hint="default" w:ascii="Arial" w:hAnsi="Arial" w:cs="Arial"/>
          <w:lang w:val="en-US"/>
        </w:rPr>
        <w:fldChar w:fldCharType="end"/>
      </w:r>
      <w:r>
        <w:rPr>
          <w:rFonts w:hint="default" w:ascii="Arial" w:hAnsi="Arial" w:cs="Arial"/>
          <w:lang w:val="en-US"/>
        </w:rPr>
        <w:t xml:space="preserve"> were used to evaluate model adequacy by comparing observed data to data simulated from the posterior predictive distribution. For each fitted model (or average model fit, see below), multiple replicated datasets were generated by drawing from the posterior (default = 30 draws). Model fit was assessed visually using several complementary diagnostics. First, density overlay plots compared the distribution of observed responses to those of replicated data, either pooled across all observations or stratified by a grouping factor when provided. Second, posterior predictive distributions of summary statistics were examined by comparing observed and replicated means, again optionally by group. Third, scatter plots of observed versus posterior‐averaged predictions were used to evaluate overall agreement between empirical and predicted values. Finally, two-dimensional posterior predictive checks were used to assess joint behavior of pairs of summary statistics. All posterior predictive plots were inspected to ensure that the observed data fell within the range of variability expected under the fitted models, indicating adequate model fit.</w:t>
      </w:r>
    </w:p>
    <w:p>
      <w:pPr>
        <w:spacing w:before="240" w:after="240"/>
        <w:rPr>
          <w:rFonts w:hint="default" w:ascii="Arial" w:hAnsi="Arial" w:cs="Arial"/>
          <w:i/>
          <w:iCs/>
          <w:lang w:val="en-US"/>
        </w:rPr>
      </w:pPr>
      <w:r>
        <w:rPr>
          <w:rFonts w:hint="default" w:ascii="Arial" w:hAnsi="Arial" w:cs="Arial"/>
          <w:i/>
          <w:iCs/>
          <w:lang w:val="en-US"/>
        </w:rPr>
        <w:t>Model averaging for simulated data</w:t>
      </w:r>
    </w:p>
    <w:p>
      <w:pPr>
        <w:spacing w:before="240" w:after="240"/>
        <w:rPr>
          <w:rFonts w:hint="default" w:ascii="Arial" w:hAnsi="Arial" w:cs="Arial"/>
          <w:lang w:val="en-US"/>
        </w:rPr>
      </w:pPr>
      <w:r>
        <w:rPr>
          <w:rFonts w:hint="default" w:ascii="Arial" w:hAnsi="Arial" w:cs="Arial"/>
          <w:lang w:val="en-US"/>
        </w:rPr>
        <w:t>Because each simulated dataset represents an equally plausible scenario of simulated group composition, we did not condition inference on a single fitted model. Instead, we combined posterior distributions across all fitted models using LOO-based posterior model averaging. This procedure weighs the posterior contribution of each model by its out-of-sample predictive performance, thereby integrating over uncertainty associated with the stochastic simulation process.</w:t>
      </w:r>
    </w:p>
    <w:p>
      <w:pPr>
        <w:spacing w:before="240" w:after="240"/>
        <w:rPr>
          <w:rFonts w:hint="default" w:ascii="Arial" w:hAnsi="Arial" w:cs="Arial"/>
          <w:b/>
          <w:bCs/>
          <w:lang w:val="en-US"/>
        </w:rPr>
      </w:pPr>
      <w:r>
        <w:rPr>
          <w:rFonts w:hint="default" w:ascii="Arial" w:hAnsi="Arial" w:cs="Arial"/>
          <w:lang w:val="en-US"/>
        </w:rPr>
        <w:t xml:space="preserve">The resulting averaged posterior distribution was used to summarize parameter estimates and uncertainty for all fixed effects. This approach yields a single posterior representation that marginalizes over simulation uncertainty. To quantify differences among levels of categorical predictors, we computed posterior contrasts from the averaged posterior distribution, which were summarized using posterior means and </w:t>
      </w:r>
      <w:r>
        <w:rPr>
          <w:rFonts w:hint="default" w:ascii="Arial" w:hAnsi="Arial" w:cs="Arial"/>
          <w:lang w:val="en-US"/>
        </w:rPr>
        <w:t>UI</w:t>
      </w:r>
      <w:r>
        <w:rPr>
          <w:rFonts w:hint="default" w:ascii="Arial" w:hAnsi="Arial" w:cs="Arial"/>
          <w:lang w:val="en-US"/>
        </w:rPr>
        <w:t xml:space="preserve"> similar to effect sizes.</w:t>
      </w:r>
    </w:p>
    <w:p>
      <w:pPr>
        <w:rPr>
          <w:rFonts w:hint="default" w:ascii="Arial" w:hAnsi="Arial" w:cs="Arial"/>
          <w:b/>
          <w:bCs/>
          <w:lang w:val="en-US"/>
        </w:rPr>
      </w:pPr>
    </w:p>
    <w:p>
      <w:pPr>
        <w:pStyle w:val="2"/>
        <w:rPr>
          <w:rFonts w:hint="default" w:ascii="Arial" w:hAnsi="Arial" w:cs="Arial"/>
          <w:lang w:val="en-US"/>
        </w:rPr>
      </w:pPr>
      <w:r>
        <w:rPr>
          <w:rFonts w:hint="default" w:ascii="Arial" w:hAnsi="Arial" w:cs="Arial"/>
          <w:lang w:val="en-US"/>
        </w:rPr>
        <w:t>Results</w:t>
      </w:r>
      <w:bookmarkStart w:id="1" w:name="_GoBack"/>
      <w:bookmarkEnd w:id="1"/>
    </w:p>
    <w:p>
      <w:pPr>
        <w:spacing w:before="240" w:after="240"/>
        <w:rPr>
          <w:ins w:id="0" w:author="Damien Farine" w:date="2026-02-14T09:57:00Z"/>
          <w:rFonts w:hint="default" w:ascii="Arial" w:hAnsi="Arial" w:cs="Arial"/>
          <w:lang w:val="en-US"/>
        </w:rPr>
      </w:pPr>
      <w:r>
        <w:rPr>
          <w:rFonts w:hint="default" w:ascii="Arial" w:hAnsi="Arial" w:cs="Arial"/>
          <w:b/>
          <w:bCs/>
          <w:sz w:val="24"/>
          <w:szCs w:val="24"/>
          <w:lang w:val="en-US"/>
        </w:rPr>
        <w:t>Group flight coordination</w:t>
      </w:r>
    </w:p>
    <w:p>
      <w:pPr>
        <w:spacing w:before="240" w:after="240"/>
        <w:rPr>
          <w:rFonts w:hint="default" w:ascii="Arial" w:hAnsi="Arial" w:cs="Arial"/>
          <w:lang w:val="en-US"/>
        </w:rPr>
      </w:pPr>
      <w:r>
        <w:rPr>
          <w:rFonts w:hint="default" w:ascii="Arial" w:hAnsi="Arial" w:cs="Arial"/>
          <w:lang w:val="en-US"/>
        </w:rPr>
        <w:t xml:space="preserve">We assessed whether the pairwise distance between individuals in group flight varied between group types (natural, artificial and simulated). The model including group type and group size as predictors outperformed the corresponding null model (ΔELPD = 22.12, SE = 7.19). Posterior estimates showed that flight coordination differed among group types. Relative to natural groups (intercept estimate = 1.49 m, 95% UI: 1.37–1.61 m), both artificial (β = 0.32 m, 95% UI: 0.19 – 0.46 m) and simulated groups (β = 0.34 m, 95% UI: 0.23 – 0.45 m) exhibited higher distances among individuals. In contrast, pairwise flight distance did not differ credibly between artificial and simulated groups (β = 0.02 m, 95% UI: 0.12 – 0.15 m). Group size was positively associated with inter-individual flight distance (β = 0.08, 95% UI: 0.05–0.12), indicating that spacing between individuals increased with increasing group size. </w:t>
      </w:r>
    </w:p>
    <w:p>
      <w:pPr>
        <w:rPr>
          <w:rFonts w:hint="default" w:ascii="Arial" w:hAnsi="Arial" w:cs="Arial"/>
          <w:b/>
          <w:bCs/>
          <w:sz w:val="24"/>
          <w:szCs w:val="24"/>
          <w:lang w:val="en-US"/>
        </w:rPr>
      </w:pPr>
      <w:r>
        <w:rPr>
          <w:rFonts w:hint="default" w:ascii="Arial" w:hAnsi="Arial" w:cs="Arial"/>
          <w:b/>
          <w:bCs/>
          <w:sz w:val="24"/>
          <w:szCs w:val="24"/>
          <w:lang w:val="en-US"/>
        </w:rPr>
        <w:t xml:space="preserve">Roost entry synchrony </w:t>
      </w:r>
    </w:p>
    <w:p>
      <w:pPr>
        <w:spacing w:before="240" w:after="240"/>
        <w:rPr>
          <w:rFonts w:hint="default" w:ascii="Arial" w:hAnsi="Arial" w:cs="Arial"/>
          <w:lang w:val="en-US"/>
        </w:rPr>
      </w:pPr>
      <w:r>
        <w:rPr>
          <w:rFonts w:hint="default" w:ascii="Arial" w:hAnsi="Arial" w:cs="Arial"/>
          <w:lang w:val="en-US"/>
        </w:rPr>
        <w:t xml:space="preserve">Variation in roost entry synchrony was evaluated by comparing the time lapse between successive entries between natural, artificial and simulated groups.The model predicting time lapses that inluded group type and group size, outperformed its corresponding null model (ΔELPD = 13.85, SE = 4.16). Roost entry intervals were in natural groups were 0.43× (95% UI: 0.25–0.76x) </w:t>
      </w:r>
      <w:r>
        <w:rPr>
          <w:rFonts w:hint="default" w:ascii="Arial" w:hAnsi="Arial" w:cs="Arial"/>
          <w:lang w:val="en-US"/>
        </w:rPr>
        <w:t>as long</w:t>
      </w:r>
      <w:r>
        <w:rPr>
          <w:rFonts w:hint="default" w:ascii="Arial" w:hAnsi="Arial" w:cs="Arial"/>
          <w:lang w:val="en-US"/>
        </w:rPr>
        <w:t xml:space="preserve"> as those </w:t>
      </w:r>
      <w:r>
        <w:rPr>
          <w:rFonts w:hint="default" w:ascii="Arial" w:hAnsi="Arial" w:cs="Arial"/>
          <w:lang w:val="en-US"/>
        </w:rPr>
        <w:t>in artificial groups and 0.22</w:t>
      </w:r>
      <w:r>
        <w:rPr>
          <w:rFonts w:hint="default" w:ascii="Arial" w:hAnsi="Arial" w:cs="Arial"/>
          <w:lang w:val="en-US"/>
        </w:rPr>
        <w:t>×</w:t>
      </w:r>
      <w:r>
        <w:rPr>
          <w:rFonts w:hint="default" w:ascii="Arial" w:hAnsi="Arial" w:cs="Arial"/>
          <w:lang w:val="en-US"/>
        </w:rPr>
        <w:t xml:space="preserve"> (95% UI: 0.12–0.39x) </w:t>
      </w:r>
      <w:r>
        <w:rPr>
          <w:rFonts w:hint="default" w:ascii="Arial" w:hAnsi="Arial" w:cs="Arial"/>
          <w:lang w:val="en-US"/>
        </w:rPr>
        <w:t xml:space="preserve">as long </w:t>
      </w:r>
      <w:r>
        <w:rPr>
          <w:rFonts w:hint="default" w:ascii="Arial" w:hAnsi="Arial" w:cs="Arial"/>
          <w:lang w:val="en-US"/>
        </w:rPr>
        <w:t xml:space="preserve"> as </w:t>
      </w:r>
      <w:r>
        <w:rPr>
          <w:rFonts w:hint="default" w:ascii="Arial" w:hAnsi="Arial" w:cs="Arial"/>
          <w:lang w:val="en-US"/>
        </w:rPr>
        <w:t>those in simulated groups. Artificial groups also differed from simulated groups, exhibiting entry intervals 0.50</w:t>
      </w:r>
      <w:r>
        <w:rPr>
          <w:rFonts w:hint="default" w:ascii="Arial" w:hAnsi="Arial" w:cs="Arial"/>
          <w:lang w:val="en-US"/>
        </w:rPr>
        <w:t>×</w:t>
      </w:r>
      <w:r>
        <w:rPr>
          <w:rFonts w:hint="default" w:ascii="Arial" w:hAnsi="Arial" w:cs="Arial"/>
          <w:lang w:val="en-US"/>
        </w:rPr>
        <w:t xml:space="preserve"> (95% UI: 0.28–0.90) as long.  Entry time lapses between individuals were also affected by group size: the mean entry time lapse between individuals increased by a factor 1.36 per unit increase in group size (95% UI: 1.05 – 1.73x). </w:t>
      </w:r>
    </w:p>
    <w:p>
      <w:pPr>
        <w:spacing w:before="240" w:after="240"/>
        <w:rPr>
          <w:rFonts w:hint="default" w:ascii="Arial" w:hAnsi="Arial" w:cs="Arial"/>
          <w:lang w:val="en-US"/>
        </w:rPr>
      </w:pPr>
      <w:r>
        <w:rPr>
          <w:rFonts w:hint="default" w:ascii="Arial" w:hAnsi="Arial" w:cs="Arial"/>
          <w:b/>
          <w:bCs/>
          <w:sz w:val="24"/>
          <w:szCs w:val="24"/>
          <w:lang w:val="en-US"/>
        </w:rPr>
        <w:t>Vocal coordination</w:t>
      </w:r>
    </w:p>
    <w:p>
      <w:pPr>
        <w:spacing w:before="240" w:after="240"/>
        <w:rPr>
          <w:rFonts w:hint="default" w:ascii="Arial" w:hAnsi="Arial" w:cs="Arial"/>
          <w:lang w:val="en-US"/>
        </w:rPr>
      </w:pPr>
      <w:r>
        <w:rPr>
          <w:rFonts w:hint="default" w:ascii="Arial" w:hAnsi="Arial" w:cs="Arial"/>
          <w:i/>
          <w:iCs/>
          <w:lang w:val="en-US"/>
        </w:rPr>
        <w:t>Individual vs group calling rates.</w:t>
      </w:r>
      <w:r>
        <w:rPr>
          <w:rFonts w:hint="default" w:ascii="Arial" w:hAnsi="Arial" w:cs="Arial"/>
          <w:lang w:val="en-US"/>
        </w:rPr>
        <w:t xml:space="preserve"> We evaluated whether groups produced calling rates similar to those of single individuals. The model including group type and group size as predictors was clearly favor over the null alternative based on predictive performance (ΔELPD = 25.65, SE = 10.48). There was no detectable difference between calling rates of individuals in single flights and group calling rates in natural groups (β: 0.79 times lower; 95% UI: 0.61–1.03x). In contrast, calling rates were reduced in artificial groups. Solo individuals called 1.47 times more frequently than artificial groups (95% UI: 1.07–2.03x), and natural groups called 1.85 times more frequently than artificial groups (95% UI: 1.23–2.79x). Group size had no detectable effect on calling rate (β: 1.01 times higher per unit increase; 95% UI: 0.91–1.10x).</w:t>
      </w:r>
    </w:p>
    <w:p>
      <w:pPr>
        <w:spacing w:before="240" w:after="240"/>
        <w:rPr>
          <w:rFonts w:hint="default" w:ascii="Arial" w:hAnsi="Arial" w:cs="Arial"/>
          <w:lang w:val="en-US"/>
        </w:rPr>
      </w:pPr>
      <w:r>
        <w:rPr>
          <w:rFonts w:hint="default" w:ascii="Arial" w:hAnsi="Arial" w:cs="Arial"/>
          <w:i/>
          <w:iCs/>
          <w:lang w:val="en-US"/>
        </w:rPr>
        <w:t>Individual calling rates in solo vs. group flights</w:t>
      </w:r>
      <w:r>
        <w:rPr>
          <w:rFonts w:hint="default" w:ascii="Arial" w:hAnsi="Arial" w:cs="Arial"/>
          <w:lang w:val="en-US"/>
        </w:rPr>
        <w:t>. We evaluated whether individuals modified their calling rates when being of part of a group compare to when fliying individually. The model including flight type and group size as predictors show a substantial improvement in predictive performance over the null alternative (ΔELPD = 81.77, SE = 12.48). Callig rates from single individuals were 3.56 times higher than those from individuals in natural group flights (95% UI: 2.86–4.42×) and 4.24 times higher than those from individuals in artificial flights (95% UI: 3.32–5.38×). Individuals in natural and artificial groups produce similar calling rates (1.20 times higher  in natural groups; 95% UI: 0.89–1.59×). Group size showed a negative effect on individual calling rate (β: 0.79 times lower per unit increase in group size; 95% UI: 0.79–0.99x).</w:t>
      </w:r>
    </w:p>
    <w:p>
      <w:pPr>
        <w:spacing w:before="240" w:after="240"/>
        <w:rPr>
          <w:rFonts w:hint="default" w:ascii="Arial" w:hAnsi="Arial" w:cs="Arial"/>
          <w:lang w:val="en-US"/>
        </w:rPr>
      </w:pPr>
      <w:r>
        <w:rPr>
          <w:rFonts w:hint="default" w:ascii="Arial" w:hAnsi="Arial" w:cs="Arial"/>
          <w:i/>
          <w:iCs/>
          <w:lang w:val="en-US"/>
        </w:rPr>
        <w:t>Calling overlap</w:t>
      </w:r>
      <w:r>
        <w:rPr>
          <w:rFonts w:hint="default" w:ascii="Arial" w:hAnsi="Arial" w:cs="Arial"/>
          <w:lang w:val="en-US"/>
        </w:rPr>
        <w:t>. The number of call overlaps during natural and artificial group flights were compared to those from simulated groups. Predictive performance strongly favored the model including group type and group size as predictors over the null alternative (ΔELPD = 211.07, SE = 54.18). Simulated groups produced 10.37</w:t>
      </w:r>
      <w:r>
        <w:rPr>
          <w:rFonts w:hint="default" w:ascii="Arial" w:hAnsi="Arial" w:cs="Arial"/>
          <w:lang w:val="en-US"/>
        </w:rPr>
        <w:t>×</w:t>
      </w:r>
      <w:r>
        <w:rPr>
          <w:rFonts w:hint="default" w:ascii="Arial" w:hAnsi="Arial" w:cs="Arial"/>
          <w:lang w:val="en-US"/>
        </w:rPr>
        <w:t xml:space="preserve"> </w:t>
      </w:r>
      <w:r>
        <w:rPr>
          <w:rFonts w:hint="default" w:ascii="Arial" w:hAnsi="Arial" w:cs="Arial"/>
          <w:lang w:val="en-US"/>
        </w:rPr>
        <w:t xml:space="preserve">as many overlaps (95% UI: 2.56–16.7×) as natural groups and 61.5 </w:t>
      </w:r>
      <w:r>
        <w:rPr>
          <w:rFonts w:hint="default" w:ascii="Arial" w:hAnsi="Arial" w:cs="Arial"/>
          <w:lang w:val="en-US"/>
        </w:rPr>
        <w:t>×</w:t>
      </w:r>
      <w:r>
        <w:rPr>
          <w:rFonts w:hint="default" w:ascii="Arial" w:hAnsi="Arial" w:cs="Arial"/>
          <w:lang w:val="en-US"/>
        </w:rPr>
        <w:t xml:space="preserve"> </w:t>
      </w:r>
      <w:r>
        <w:rPr>
          <w:rFonts w:hint="default" w:ascii="Arial" w:hAnsi="Arial" w:cs="Arial"/>
          <w:lang w:val="en-US"/>
        </w:rPr>
        <w:t>as many overlaps</w:t>
      </w:r>
      <w:r>
        <w:rPr>
          <w:rFonts w:hint="default" w:ascii="Arial" w:hAnsi="Arial" w:cs="Arial"/>
          <w:lang w:val="en-US"/>
        </w:rPr>
        <w:t xml:space="preserve"> as artificial </w:t>
      </w:r>
      <w:r>
        <w:rPr>
          <w:rFonts w:hint="default" w:ascii="Arial" w:hAnsi="Arial" w:cs="Arial"/>
          <w:lang w:val="en-US"/>
        </w:rPr>
        <w:t xml:space="preserve">groups (95% UI: 7.31–15.15×). Group size had a positive effect on overlap rate (β = 1.56× per unit increase in group size; </w:t>
      </w:r>
      <w:r>
        <w:rPr>
          <w:rFonts w:hint="default" w:ascii="Arial" w:hAnsi="Arial" w:cs="Arial"/>
          <w:lang w:val="en-US"/>
        </w:rPr>
        <w:t xml:space="preserve">95% UI: </w:t>
      </w:r>
      <w:r>
        <w:rPr>
          <w:rFonts w:hint="default" w:ascii="Arial" w:hAnsi="Arial" w:cs="Arial"/>
          <w:lang w:val="en-US"/>
        </w:rPr>
        <w:t>1.41</w:t>
      </w:r>
      <w:r>
        <w:rPr>
          <w:rFonts w:hint="default" w:ascii="Arial" w:hAnsi="Arial" w:cs="Arial"/>
          <w:lang w:val="en-US"/>
        </w:rPr>
        <w:t>–1</w:t>
      </w:r>
      <w:r>
        <w:rPr>
          <w:rFonts w:hint="default" w:ascii="Arial" w:hAnsi="Arial" w:cs="Arial"/>
          <w:lang w:val="en-US"/>
        </w:rPr>
        <w:t>.76</w:t>
      </w:r>
      <w:r>
        <w:rPr>
          <w:rFonts w:hint="default" w:ascii="Arial" w:hAnsi="Arial" w:cs="Arial"/>
          <w:lang w:val="en-US"/>
        </w:rPr>
        <w:t>×</w:t>
      </w:r>
      <w:r>
        <w:rPr>
          <w:rFonts w:hint="default" w:ascii="Arial" w:hAnsi="Arial" w:cs="Arial"/>
          <w:lang w:val="en-US"/>
        </w:rPr>
        <w:t>)</w:t>
      </w:r>
      <w:r>
        <w:rPr>
          <w:rFonts w:hint="default" w:ascii="Arial" w:hAnsi="Arial" w:cs="Arial"/>
          <w:lang w:val="en-US"/>
        </w:rPr>
        <w:t>.</w:t>
      </w:r>
    </w:p>
    <w:p>
      <w:pPr>
        <w:spacing w:before="240" w:after="240"/>
        <w:rPr>
          <w:rFonts w:hint="default" w:ascii="Arial" w:hAnsi="Arial" w:cs="Arial"/>
          <w:b/>
          <w:bCs/>
          <w:lang w:val="en-US"/>
        </w:rPr>
      </w:pPr>
      <w:r>
        <w:rPr>
          <w:rFonts w:hint="default" w:ascii="Arial" w:hAnsi="Arial" w:cs="Arial"/>
          <w:b/>
          <w:bCs/>
          <w:lang w:val="en-US"/>
        </w:rPr>
        <w:t>References</w:t>
      </w:r>
    </w:p>
    <w:p>
      <w:pPr>
        <w:rPr>
          <w:rFonts w:hint="default" w:ascii="Arial" w:hAnsi="Arial" w:cs="Arial"/>
          <w:lang w:val="en-US"/>
        </w:rPr>
      </w:pPr>
    </w:p>
    <w:p>
      <w:pPr>
        <w:pStyle w:val="22"/>
        <w:rPr>
          <w:rFonts w:hint="default" w:ascii="Arial" w:hAnsi="Arial" w:cs="Arial"/>
          <w:lang w:val="en-US"/>
        </w:rPr>
      </w:pPr>
      <w:r>
        <w:rPr>
          <w:rFonts w:hint="default" w:ascii="Arial" w:hAnsi="Arial" w:cs="Arial"/>
        </w:rPr>
        <w:fldChar w:fldCharType="begin"/>
      </w:r>
      <w:r>
        <w:rPr>
          <w:rFonts w:hint="default" w:ascii="Arial" w:hAnsi="Arial" w:cs="Arial"/>
          <w:lang w:val="en-US"/>
        </w:rPr>
        <w:instrText xml:space="preserve"> ADDIN ZOTERO_BIBL {"uncited":[],"omitted":[],"custom":[]} CSL_BIBLIOGRAPHY </w:instrText>
      </w:r>
      <w:r>
        <w:rPr>
          <w:rFonts w:hint="default" w:ascii="Arial" w:hAnsi="Arial" w:cs="Arial"/>
        </w:rPr>
        <w:fldChar w:fldCharType="separate"/>
      </w:r>
      <w:r>
        <w:rPr>
          <w:rFonts w:hint="default" w:ascii="Arial" w:hAnsi="Arial" w:cs="Arial"/>
          <w:lang w:val="en-US"/>
        </w:rPr>
        <w:t xml:space="preserve">1. </w:t>
      </w:r>
      <w:r>
        <w:rPr>
          <w:rFonts w:hint="default" w:ascii="Arial" w:hAnsi="Arial" w:cs="Arial"/>
          <w:lang w:val="en-US"/>
        </w:rPr>
        <w:tab/>
      </w:r>
      <w:r>
        <w:rPr>
          <w:rFonts w:hint="default" w:ascii="Arial" w:hAnsi="Arial" w:cs="Arial"/>
          <w:lang w:val="en-US"/>
        </w:rPr>
        <w:t xml:space="preserve">G. Chaverri, T. H. Kunz, </w:t>
      </w:r>
      <w:r>
        <w:rPr>
          <w:rFonts w:hint="default" w:ascii="Arial" w:hAnsi="Arial" w:cs="Arial"/>
          <w:i/>
          <w:iCs/>
          <w:lang w:val="en-US"/>
        </w:rPr>
        <w:t>PLoS ONE</w:t>
      </w:r>
      <w:r>
        <w:rPr>
          <w:rFonts w:hint="default" w:ascii="Arial" w:hAnsi="Arial" w:cs="Arial"/>
          <w:lang w:val="en-US"/>
        </w:rPr>
        <w:t xml:space="preserve">. </w:t>
      </w:r>
      <w:r>
        <w:rPr>
          <w:rFonts w:hint="default" w:ascii="Arial" w:hAnsi="Arial" w:cs="Arial"/>
          <w:b/>
          <w:bCs/>
          <w:lang w:val="en-US"/>
        </w:rPr>
        <w:t>6</w:t>
      </w:r>
      <w:r>
        <w:rPr>
          <w:rFonts w:hint="default" w:ascii="Arial" w:hAnsi="Arial" w:cs="Arial"/>
          <w:lang w:val="en-US"/>
        </w:rPr>
        <w:t>, e28821 (2011).</w:t>
      </w:r>
    </w:p>
    <w:p>
      <w:pPr>
        <w:pStyle w:val="22"/>
        <w:rPr>
          <w:rFonts w:hint="default" w:ascii="Arial" w:hAnsi="Arial" w:cs="Arial"/>
          <w:lang w:val="en-US"/>
        </w:rPr>
      </w:pPr>
      <w:r>
        <w:rPr>
          <w:rFonts w:hint="default" w:ascii="Arial" w:hAnsi="Arial" w:cs="Arial"/>
          <w:lang w:val="en-US"/>
        </w:rPr>
        <w:t xml:space="preserve">2. </w:t>
      </w:r>
      <w:r>
        <w:rPr>
          <w:rFonts w:hint="default" w:ascii="Arial" w:hAnsi="Arial" w:cs="Arial"/>
          <w:lang w:val="en-US"/>
        </w:rPr>
        <w:tab/>
      </w:r>
      <w:r>
        <w:rPr>
          <w:rFonts w:hint="default" w:ascii="Arial" w:hAnsi="Arial" w:cs="Arial"/>
          <w:lang w:val="en-US"/>
        </w:rPr>
        <w:t xml:space="preserve">M. J. Vonhof, M. B. Fenton, </w:t>
      </w:r>
      <w:r>
        <w:rPr>
          <w:rFonts w:hint="default" w:ascii="Arial" w:hAnsi="Arial" w:cs="Arial"/>
          <w:i/>
          <w:iCs/>
          <w:lang w:val="en-US"/>
        </w:rPr>
        <w:t>Journal of Tropical Ecology</w:t>
      </w:r>
      <w:r>
        <w:rPr>
          <w:rFonts w:hint="default" w:ascii="Arial" w:hAnsi="Arial" w:cs="Arial"/>
          <w:lang w:val="en-US"/>
        </w:rPr>
        <w:t xml:space="preserve">. </w:t>
      </w:r>
      <w:r>
        <w:rPr>
          <w:rFonts w:hint="default" w:ascii="Arial" w:hAnsi="Arial" w:cs="Arial"/>
          <w:b/>
          <w:bCs/>
          <w:lang w:val="en-US"/>
        </w:rPr>
        <w:t>20</w:t>
      </w:r>
      <w:r>
        <w:rPr>
          <w:rFonts w:hint="default" w:ascii="Arial" w:hAnsi="Arial" w:cs="Arial"/>
          <w:lang w:val="en-US"/>
        </w:rPr>
        <w:t>, 291–305 (2004).</w:t>
      </w:r>
    </w:p>
    <w:p>
      <w:pPr>
        <w:pStyle w:val="22"/>
        <w:rPr>
          <w:rFonts w:hint="default" w:ascii="Arial" w:hAnsi="Arial" w:cs="Arial"/>
          <w:lang w:val="en-US"/>
        </w:rPr>
      </w:pPr>
      <w:r>
        <w:rPr>
          <w:rFonts w:hint="default" w:ascii="Arial" w:hAnsi="Arial" w:cs="Arial"/>
          <w:lang w:val="en-US"/>
        </w:rPr>
        <w:t xml:space="preserve">3. </w:t>
      </w:r>
      <w:r>
        <w:rPr>
          <w:rFonts w:hint="default" w:ascii="Arial" w:hAnsi="Arial" w:cs="Arial"/>
          <w:lang w:val="en-US"/>
        </w:rPr>
        <w:tab/>
      </w:r>
      <w:r>
        <w:rPr>
          <w:rFonts w:hint="default" w:ascii="Arial" w:hAnsi="Arial" w:cs="Arial"/>
          <w:lang w:val="en-US"/>
        </w:rPr>
        <w:t xml:space="preserve">B. K. Montero, E. H. Gillam, </w:t>
      </w:r>
      <w:r>
        <w:rPr>
          <w:rFonts w:hint="default" w:ascii="Arial" w:hAnsi="Arial" w:cs="Arial"/>
          <w:i/>
          <w:iCs/>
          <w:lang w:val="en-US"/>
        </w:rPr>
        <w:t>Animal Behaviour</w:t>
      </w:r>
      <w:r>
        <w:rPr>
          <w:rFonts w:hint="default" w:ascii="Arial" w:hAnsi="Arial" w:cs="Arial"/>
          <w:lang w:val="en-US"/>
        </w:rPr>
        <w:t xml:space="preserve">. </w:t>
      </w:r>
      <w:r>
        <w:rPr>
          <w:rFonts w:hint="default" w:ascii="Arial" w:hAnsi="Arial" w:cs="Arial"/>
          <w:b/>
          <w:bCs/>
          <w:lang w:val="en-US"/>
        </w:rPr>
        <w:t>108</w:t>
      </w:r>
      <w:r>
        <w:rPr>
          <w:rFonts w:hint="default" w:ascii="Arial" w:hAnsi="Arial" w:cs="Arial"/>
          <w:lang w:val="en-US"/>
        </w:rPr>
        <w:t>, 81–89 (2015).</w:t>
      </w:r>
    </w:p>
    <w:p>
      <w:pPr>
        <w:pStyle w:val="22"/>
        <w:rPr>
          <w:rFonts w:hint="default" w:ascii="Arial" w:hAnsi="Arial" w:cs="Arial"/>
          <w:lang w:val="en-US"/>
        </w:rPr>
      </w:pPr>
      <w:r>
        <w:rPr>
          <w:rFonts w:hint="default" w:ascii="Arial" w:hAnsi="Arial" w:cs="Arial"/>
          <w:lang w:val="en-US"/>
        </w:rPr>
        <w:t xml:space="preserve">4. </w:t>
      </w:r>
      <w:r>
        <w:rPr>
          <w:rFonts w:hint="default" w:ascii="Arial" w:hAnsi="Arial" w:cs="Arial"/>
          <w:lang w:val="en-US"/>
        </w:rPr>
        <w:tab/>
      </w:r>
      <w:r>
        <w:rPr>
          <w:rFonts w:hint="default" w:ascii="Arial" w:hAnsi="Arial" w:cs="Arial"/>
          <w:lang w:val="en-US"/>
        </w:rPr>
        <w:t xml:space="preserve">G. Chaverri, E. H. Gillam, M. J. Vonhof, </w:t>
      </w:r>
      <w:r>
        <w:rPr>
          <w:rFonts w:hint="default" w:ascii="Arial" w:hAnsi="Arial" w:cs="Arial"/>
          <w:i/>
          <w:iCs/>
          <w:lang w:val="en-US"/>
        </w:rPr>
        <w:t>Biology Letters</w:t>
      </w:r>
      <w:r>
        <w:rPr>
          <w:rFonts w:hint="default" w:ascii="Arial" w:hAnsi="Arial" w:cs="Arial"/>
          <w:lang w:val="en-US"/>
        </w:rPr>
        <w:t xml:space="preserve">. </w:t>
      </w:r>
      <w:r>
        <w:rPr>
          <w:rFonts w:hint="default" w:ascii="Arial" w:hAnsi="Arial" w:cs="Arial"/>
          <w:b/>
          <w:bCs/>
          <w:lang w:val="en-US"/>
        </w:rPr>
        <w:t>6</w:t>
      </w:r>
      <w:r>
        <w:rPr>
          <w:rFonts w:hint="default" w:ascii="Arial" w:hAnsi="Arial" w:cs="Arial"/>
          <w:lang w:val="en-US"/>
        </w:rPr>
        <w:t>, 441–444 (2010).</w:t>
      </w:r>
    </w:p>
    <w:p>
      <w:pPr>
        <w:pStyle w:val="22"/>
        <w:rPr>
          <w:rFonts w:hint="default" w:ascii="Arial" w:hAnsi="Arial" w:cs="Arial"/>
          <w:lang w:val="en-US"/>
        </w:rPr>
      </w:pPr>
      <w:r>
        <w:rPr>
          <w:rFonts w:hint="default" w:ascii="Arial" w:hAnsi="Arial" w:cs="Arial"/>
          <w:lang w:val="en-US"/>
        </w:rPr>
        <w:t xml:space="preserve">5. </w:t>
      </w:r>
      <w:r>
        <w:rPr>
          <w:rFonts w:hint="default" w:ascii="Arial" w:hAnsi="Arial" w:cs="Arial"/>
          <w:lang w:val="en-US"/>
        </w:rPr>
        <w:tab/>
      </w:r>
      <w:r>
        <w:rPr>
          <w:rFonts w:hint="default" w:ascii="Arial" w:hAnsi="Arial" w:cs="Arial"/>
          <w:lang w:val="en-US"/>
        </w:rPr>
        <w:t xml:space="preserve">M. J. Vonhof, H. Whitehead, M. B. Fenton, </w:t>
      </w:r>
      <w:r>
        <w:rPr>
          <w:rFonts w:hint="default" w:ascii="Arial" w:hAnsi="Arial" w:cs="Arial"/>
          <w:i/>
          <w:iCs/>
          <w:lang w:val="en-US"/>
        </w:rPr>
        <w:t>Animal Behaviour</w:t>
      </w:r>
      <w:r>
        <w:rPr>
          <w:rFonts w:hint="default" w:ascii="Arial" w:hAnsi="Arial" w:cs="Arial"/>
          <w:lang w:val="en-US"/>
        </w:rPr>
        <w:t xml:space="preserve">. </w:t>
      </w:r>
      <w:r>
        <w:rPr>
          <w:rFonts w:hint="default" w:ascii="Arial" w:hAnsi="Arial" w:cs="Arial"/>
          <w:b/>
          <w:bCs/>
          <w:lang w:val="en-US"/>
        </w:rPr>
        <w:t>68</w:t>
      </w:r>
      <w:r>
        <w:rPr>
          <w:rFonts w:hint="default" w:ascii="Arial" w:hAnsi="Arial" w:cs="Arial"/>
          <w:lang w:val="en-US"/>
        </w:rPr>
        <w:t>, 507–521 (2004).</w:t>
      </w:r>
    </w:p>
    <w:p>
      <w:pPr>
        <w:pStyle w:val="22"/>
        <w:rPr>
          <w:rFonts w:hint="default" w:ascii="Arial" w:hAnsi="Arial" w:cs="Arial"/>
          <w:lang w:val="en-US"/>
        </w:rPr>
      </w:pPr>
      <w:r>
        <w:rPr>
          <w:rFonts w:hint="default" w:ascii="Arial" w:hAnsi="Arial" w:cs="Arial"/>
          <w:lang w:val="en-US"/>
        </w:rPr>
        <w:t xml:space="preserve">6. </w:t>
      </w:r>
      <w:r>
        <w:rPr>
          <w:rFonts w:hint="default" w:ascii="Arial" w:hAnsi="Arial" w:cs="Arial"/>
          <w:lang w:val="en-US"/>
        </w:rPr>
        <w:tab/>
      </w:r>
      <w:r>
        <w:rPr>
          <w:rFonts w:hint="default" w:ascii="Arial" w:hAnsi="Arial" w:cs="Arial"/>
          <w:lang w:val="en-US"/>
        </w:rPr>
        <w:t xml:space="preserve">B. E. Jackson, D. J. Evangelista, D. D. Ray, T. L. Hedrick, </w:t>
      </w:r>
      <w:r>
        <w:rPr>
          <w:rFonts w:hint="default" w:ascii="Arial" w:hAnsi="Arial" w:cs="Arial"/>
          <w:i/>
          <w:iCs/>
          <w:lang w:val="en-US"/>
        </w:rPr>
        <w:t>Biology Open</w:t>
      </w:r>
      <w:r>
        <w:rPr>
          <w:rFonts w:hint="default" w:ascii="Arial" w:hAnsi="Arial" w:cs="Arial"/>
          <w:lang w:val="en-US"/>
        </w:rPr>
        <w:t xml:space="preserve">. </w:t>
      </w:r>
      <w:r>
        <w:rPr>
          <w:rFonts w:hint="default" w:ascii="Arial" w:hAnsi="Arial" w:cs="Arial"/>
          <w:b/>
          <w:bCs/>
          <w:lang w:val="en-US"/>
        </w:rPr>
        <w:t>5</w:t>
      </w:r>
      <w:r>
        <w:rPr>
          <w:rFonts w:hint="default" w:ascii="Arial" w:hAnsi="Arial" w:cs="Arial"/>
          <w:lang w:val="en-US"/>
        </w:rPr>
        <w:t>, 1334–1342 (2016).</w:t>
      </w:r>
    </w:p>
    <w:p>
      <w:pPr>
        <w:pStyle w:val="22"/>
        <w:rPr>
          <w:rFonts w:hint="default" w:ascii="Arial" w:hAnsi="Arial" w:cs="Arial"/>
          <w:lang w:val="en-US"/>
        </w:rPr>
      </w:pPr>
      <w:r>
        <w:rPr>
          <w:rFonts w:hint="default" w:ascii="Arial" w:hAnsi="Arial" w:cs="Arial"/>
          <w:lang w:val="en-US"/>
        </w:rPr>
        <w:t xml:space="preserve">7. </w:t>
      </w:r>
      <w:r>
        <w:rPr>
          <w:rFonts w:hint="default" w:ascii="Arial" w:hAnsi="Arial" w:cs="Arial"/>
          <w:lang w:val="en-US"/>
        </w:rPr>
        <w:tab/>
      </w:r>
      <w:r>
        <w:rPr>
          <w:rFonts w:hint="default" w:ascii="Arial" w:hAnsi="Arial" w:cs="Arial"/>
          <w:lang w:val="en-US"/>
        </w:rPr>
        <w:t xml:space="preserve">M. Sagot, N. Rose, G. Chaverri, </w:t>
      </w:r>
      <w:r>
        <w:rPr>
          <w:rFonts w:hint="default" w:ascii="Arial" w:hAnsi="Arial" w:cs="Arial"/>
          <w:i/>
          <w:iCs/>
          <w:lang w:val="en-US"/>
        </w:rPr>
        <w:t>Phil. Trans. R. Soc. B</w:t>
      </w:r>
      <w:r>
        <w:rPr>
          <w:rFonts w:hint="default" w:ascii="Arial" w:hAnsi="Arial" w:cs="Arial"/>
          <w:lang w:val="en-US"/>
        </w:rPr>
        <w:t xml:space="preserve">. </w:t>
      </w:r>
      <w:r>
        <w:rPr>
          <w:rFonts w:hint="default" w:ascii="Arial" w:hAnsi="Arial" w:cs="Arial"/>
          <w:b/>
          <w:bCs/>
          <w:lang w:val="en-US"/>
        </w:rPr>
        <w:t>379</w:t>
      </w:r>
      <w:r>
        <w:rPr>
          <w:rFonts w:hint="default" w:ascii="Arial" w:hAnsi="Arial" w:cs="Arial"/>
          <w:lang w:val="en-US"/>
        </w:rPr>
        <w:t>, 20230187 (2024).</w:t>
      </w:r>
    </w:p>
    <w:p>
      <w:pPr>
        <w:pStyle w:val="22"/>
        <w:rPr>
          <w:rFonts w:hint="default" w:ascii="Arial" w:hAnsi="Arial" w:cs="Arial"/>
          <w:lang w:val="en-US"/>
        </w:rPr>
      </w:pPr>
      <w:r>
        <w:rPr>
          <w:rFonts w:hint="default" w:ascii="Arial" w:hAnsi="Arial" w:cs="Arial"/>
          <w:lang w:val="en-US"/>
        </w:rPr>
        <w:t xml:space="preserve">8. </w:t>
      </w:r>
      <w:r>
        <w:rPr>
          <w:rFonts w:hint="default" w:ascii="Arial" w:hAnsi="Arial" w:cs="Arial"/>
          <w:lang w:val="en-US"/>
        </w:rPr>
        <w:tab/>
      </w:r>
      <w:r>
        <w:rPr>
          <w:rFonts w:hint="default" w:ascii="Arial" w:hAnsi="Arial" w:cs="Arial"/>
          <w:lang w:val="en-US"/>
        </w:rPr>
        <w:t xml:space="preserve">M. Sagot, C. R. Schöner, A. J. Jago, I. Razik, G. Chaverri, </w:t>
      </w:r>
      <w:r>
        <w:rPr>
          <w:rFonts w:hint="default" w:ascii="Arial" w:hAnsi="Arial" w:cs="Arial"/>
          <w:i/>
          <w:iCs/>
          <w:lang w:val="en-US"/>
        </w:rPr>
        <w:t>Animal Behaviour</w:t>
      </w:r>
      <w:r>
        <w:rPr>
          <w:rFonts w:hint="default" w:ascii="Arial" w:hAnsi="Arial" w:cs="Arial"/>
          <w:lang w:val="en-US"/>
        </w:rPr>
        <w:t xml:space="preserve">. </w:t>
      </w:r>
      <w:r>
        <w:rPr>
          <w:rFonts w:hint="default" w:ascii="Arial" w:hAnsi="Arial" w:cs="Arial"/>
          <w:b/>
          <w:bCs/>
          <w:lang w:val="en-US"/>
        </w:rPr>
        <w:t>142</w:t>
      </w:r>
      <w:r>
        <w:rPr>
          <w:rFonts w:hint="default" w:ascii="Arial" w:hAnsi="Arial" w:cs="Arial"/>
          <w:lang w:val="en-US"/>
        </w:rPr>
        <w:t>, 157–164 (2018).</w:t>
      </w:r>
    </w:p>
    <w:p>
      <w:pPr>
        <w:pStyle w:val="22"/>
        <w:rPr>
          <w:rFonts w:hint="default" w:ascii="Arial" w:hAnsi="Arial" w:cs="Arial"/>
          <w:lang w:val="en-US"/>
        </w:rPr>
      </w:pPr>
      <w:r>
        <w:rPr>
          <w:rFonts w:hint="default" w:ascii="Arial" w:hAnsi="Arial" w:cs="Arial"/>
          <w:lang w:val="en-US"/>
        </w:rPr>
        <w:t xml:space="preserve">9. </w:t>
      </w:r>
      <w:r>
        <w:rPr>
          <w:rFonts w:hint="default" w:ascii="Arial" w:hAnsi="Arial" w:cs="Arial"/>
          <w:lang w:val="en-US"/>
        </w:rPr>
        <w:tab/>
      </w:r>
      <w:r>
        <w:rPr>
          <w:rFonts w:hint="default" w:ascii="Arial" w:hAnsi="Arial" w:cs="Arial"/>
          <w:lang w:val="en-US"/>
        </w:rPr>
        <w:t xml:space="preserve">M. Araya‐Salas </w:t>
      </w:r>
      <w:r>
        <w:rPr>
          <w:rFonts w:hint="default" w:ascii="Arial" w:hAnsi="Arial" w:cs="Arial"/>
          <w:i/>
          <w:iCs/>
          <w:lang w:val="en-US"/>
        </w:rPr>
        <w:t>et al.</w:t>
      </w:r>
      <w:r>
        <w:rPr>
          <w:rFonts w:hint="default" w:ascii="Arial" w:hAnsi="Arial" w:cs="Arial"/>
          <w:lang w:val="en-US"/>
        </w:rPr>
        <w:t xml:space="preserve">, </w:t>
      </w:r>
      <w:r>
        <w:rPr>
          <w:rFonts w:hint="default" w:ascii="Arial" w:hAnsi="Arial" w:cs="Arial"/>
          <w:i/>
          <w:iCs/>
          <w:lang w:val="en-US"/>
        </w:rPr>
        <w:t>Methods Ecol Evol</w:t>
      </w:r>
      <w:r>
        <w:rPr>
          <w:rFonts w:hint="default" w:ascii="Arial" w:hAnsi="Arial" w:cs="Arial"/>
          <w:lang w:val="en-US"/>
        </w:rPr>
        <w:t xml:space="preserve">. </w:t>
      </w:r>
      <w:r>
        <w:rPr>
          <w:rFonts w:hint="default" w:ascii="Arial" w:hAnsi="Arial" w:cs="Arial"/>
          <w:b/>
          <w:bCs/>
          <w:lang w:val="en-US"/>
        </w:rPr>
        <w:t>14</w:t>
      </w:r>
      <w:r>
        <w:rPr>
          <w:rFonts w:hint="default" w:ascii="Arial" w:hAnsi="Arial" w:cs="Arial"/>
          <w:lang w:val="en-US"/>
        </w:rPr>
        <w:t>, 2259–2271 (2023).</w:t>
      </w:r>
    </w:p>
    <w:p>
      <w:pPr>
        <w:pStyle w:val="22"/>
        <w:rPr>
          <w:rFonts w:hint="default" w:ascii="Arial" w:hAnsi="Arial" w:cs="Arial"/>
          <w:lang w:val="en-US"/>
        </w:rPr>
      </w:pPr>
      <w:r>
        <w:rPr>
          <w:rFonts w:hint="default" w:ascii="Arial" w:hAnsi="Arial" w:cs="Arial"/>
          <w:lang w:val="en-US"/>
        </w:rPr>
        <w:t xml:space="preserve">10. </w:t>
      </w:r>
      <w:r>
        <w:rPr>
          <w:rFonts w:hint="default" w:ascii="Arial" w:hAnsi="Arial" w:cs="Arial"/>
          <w:lang w:val="en-US"/>
        </w:rPr>
        <w:tab/>
      </w:r>
      <w:r>
        <w:rPr>
          <w:rFonts w:hint="default" w:ascii="Arial" w:hAnsi="Arial" w:cs="Arial"/>
          <w:lang w:val="en-US"/>
        </w:rPr>
        <w:t xml:space="preserve">L. Breiman, </w:t>
      </w:r>
      <w:r>
        <w:rPr>
          <w:rFonts w:hint="default" w:ascii="Arial" w:hAnsi="Arial" w:cs="Arial"/>
          <w:i/>
          <w:iCs/>
          <w:lang w:val="en-US"/>
        </w:rPr>
        <w:t>Machine Learning</w:t>
      </w:r>
      <w:r>
        <w:rPr>
          <w:rFonts w:hint="default" w:ascii="Arial" w:hAnsi="Arial" w:cs="Arial"/>
          <w:lang w:val="en-US"/>
        </w:rPr>
        <w:t xml:space="preserve">. </w:t>
      </w:r>
      <w:r>
        <w:rPr>
          <w:rFonts w:hint="default" w:ascii="Arial" w:hAnsi="Arial" w:cs="Arial"/>
          <w:b/>
          <w:bCs/>
          <w:lang w:val="en-US"/>
        </w:rPr>
        <w:t>45</w:t>
      </w:r>
      <w:r>
        <w:rPr>
          <w:rFonts w:hint="default" w:ascii="Arial" w:hAnsi="Arial" w:cs="Arial"/>
          <w:lang w:val="en-US"/>
        </w:rPr>
        <w:t>, 5–32 (2001).</w:t>
      </w:r>
    </w:p>
    <w:p>
      <w:pPr>
        <w:pStyle w:val="22"/>
        <w:rPr>
          <w:rFonts w:hint="default" w:ascii="Arial" w:hAnsi="Arial" w:cs="Arial"/>
          <w:lang w:val="en-US"/>
        </w:rPr>
      </w:pPr>
      <w:r>
        <w:rPr>
          <w:rFonts w:hint="default" w:ascii="Arial" w:hAnsi="Arial" w:cs="Arial"/>
          <w:lang w:val="en-US"/>
        </w:rPr>
        <w:t xml:space="preserve">11. </w:t>
      </w:r>
      <w:r>
        <w:rPr>
          <w:rFonts w:hint="default" w:ascii="Arial" w:hAnsi="Arial" w:cs="Arial"/>
          <w:lang w:val="en-US"/>
        </w:rPr>
        <w:tab/>
      </w:r>
      <w:r>
        <w:rPr>
          <w:rFonts w:hint="default" w:ascii="Arial" w:hAnsi="Arial" w:cs="Arial"/>
          <w:lang w:val="en-US"/>
        </w:rPr>
        <w:t xml:space="preserve">M. N. Wright, A. Ziegler, </w:t>
      </w:r>
      <w:r>
        <w:rPr>
          <w:rFonts w:hint="default" w:ascii="Arial" w:hAnsi="Arial" w:cs="Arial"/>
          <w:i/>
          <w:iCs/>
          <w:lang w:val="en-US"/>
        </w:rPr>
        <w:t>Journal of Statistical Software</w:t>
      </w:r>
      <w:r>
        <w:rPr>
          <w:rFonts w:hint="default" w:ascii="Arial" w:hAnsi="Arial" w:cs="Arial"/>
          <w:lang w:val="en-US"/>
        </w:rPr>
        <w:t xml:space="preserve">. </w:t>
      </w:r>
      <w:r>
        <w:rPr>
          <w:rFonts w:hint="default" w:ascii="Arial" w:hAnsi="Arial" w:cs="Arial"/>
          <w:b/>
          <w:bCs/>
          <w:lang w:val="en-US"/>
        </w:rPr>
        <w:t>77</w:t>
      </w:r>
      <w:r>
        <w:rPr>
          <w:rFonts w:hint="default" w:ascii="Arial" w:hAnsi="Arial" w:cs="Arial"/>
          <w:lang w:val="en-US"/>
        </w:rPr>
        <w:t xml:space="preserve"> (2017), doi:10.18637/jss.v077.i01.</w:t>
      </w:r>
    </w:p>
    <w:p>
      <w:pPr>
        <w:pStyle w:val="22"/>
        <w:rPr>
          <w:rFonts w:hint="default" w:ascii="Arial" w:hAnsi="Arial" w:cs="Arial"/>
          <w:lang w:val="en-US"/>
        </w:rPr>
      </w:pPr>
      <w:r>
        <w:rPr>
          <w:rFonts w:hint="default" w:ascii="Arial" w:hAnsi="Arial" w:cs="Arial"/>
          <w:lang w:val="en-US"/>
        </w:rPr>
        <w:t xml:space="preserve">12. </w:t>
      </w:r>
      <w:r>
        <w:rPr>
          <w:rFonts w:hint="default" w:ascii="Arial" w:hAnsi="Arial" w:cs="Arial"/>
          <w:lang w:val="en-US"/>
        </w:rPr>
        <w:tab/>
      </w:r>
      <w:r>
        <w:rPr>
          <w:rFonts w:hint="default" w:ascii="Arial" w:hAnsi="Arial" w:cs="Arial"/>
          <w:lang w:val="en-US"/>
        </w:rPr>
        <w:t xml:space="preserve">J. J. Valletta, C. Torney, M. Kings, A. Thornton, J. Madden, </w:t>
      </w:r>
      <w:r>
        <w:rPr>
          <w:rFonts w:hint="default" w:ascii="Arial" w:hAnsi="Arial" w:cs="Arial"/>
          <w:i/>
          <w:iCs/>
          <w:lang w:val="en-US"/>
        </w:rPr>
        <w:t>Animal Behaviour</w:t>
      </w:r>
      <w:r>
        <w:rPr>
          <w:rFonts w:hint="default" w:ascii="Arial" w:hAnsi="Arial" w:cs="Arial"/>
          <w:lang w:val="en-US"/>
        </w:rPr>
        <w:t xml:space="preserve">. </w:t>
      </w:r>
      <w:r>
        <w:rPr>
          <w:rFonts w:hint="default" w:ascii="Arial" w:hAnsi="Arial" w:cs="Arial"/>
          <w:b/>
          <w:bCs/>
          <w:lang w:val="en-US"/>
        </w:rPr>
        <w:t>124</w:t>
      </w:r>
      <w:r>
        <w:rPr>
          <w:rFonts w:hint="default" w:ascii="Arial" w:hAnsi="Arial" w:cs="Arial"/>
          <w:lang w:val="en-US"/>
        </w:rPr>
        <w:t>, 203–220 (2017).</w:t>
      </w:r>
    </w:p>
    <w:p>
      <w:pPr>
        <w:pStyle w:val="22"/>
        <w:rPr>
          <w:rFonts w:hint="default" w:ascii="Arial" w:hAnsi="Arial" w:cs="Arial"/>
          <w:lang w:val="en-US"/>
        </w:rPr>
      </w:pPr>
      <w:r>
        <w:rPr>
          <w:rFonts w:hint="default" w:ascii="Arial" w:hAnsi="Arial" w:cs="Arial"/>
          <w:lang w:val="en-US"/>
        </w:rPr>
        <w:t xml:space="preserve">13. </w:t>
      </w:r>
      <w:r>
        <w:rPr>
          <w:rFonts w:hint="default" w:ascii="Arial" w:hAnsi="Arial" w:cs="Arial"/>
          <w:lang w:val="en-US"/>
        </w:rPr>
        <w:tab/>
      </w:r>
      <w:r>
        <w:rPr>
          <w:rFonts w:hint="default" w:ascii="Arial" w:hAnsi="Arial" w:cs="Arial"/>
          <w:lang w:val="en-US"/>
        </w:rPr>
        <w:t xml:space="preserve">M. Araya‐Salas, G. Smith‐Vidaurre, </w:t>
      </w:r>
      <w:r>
        <w:rPr>
          <w:rFonts w:hint="default" w:ascii="Arial" w:hAnsi="Arial" w:cs="Arial"/>
          <w:i/>
          <w:iCs/>
          <w:lang w:val="en-US"/>
        </w:rPr>
        <w:t>Methods in Ecology and Evolution</w:t>
      </w:r>
      <w:r>
        <w:rPr>
          <w:rFonts w:hint="default" w:ascii="Arial" w:hAnsi="Arial" w:cs="Arial"/>
          <w:lang w:val="en-US"/>
        </w:rPr>
        <w:t xml:space="preserve">. </w:t>
      </w:r>
      <w:r>
        <w:rPr>
          <w:rFonts w:hint="default" w:ascii="Arial" w:hAnsi="Arial" w:cs="Arial"/>
          <w:b/>
          <w:bCs/>
          <w:lang w:val="en-US"/>
        </w:rPr>
        <w:t>8</w:t>
      </w:r>
      <w:r>
        <w:rPr>
          <w:rFonts w:hint="default" w:ascii="Arial" w:hAnsi="Arial" w:cs="Arial"/>
          <w:lang w:val="en-US"/>
        </w:rPr>
        <w:t>, 184–191 (2017).</w:t>
      </w:r>
    </w:p>
    <w:p>
      <w:pPr>
        <w:pStyle w:val="22"/>
        <w:rPr>
          <w:rFonts w:hint="default" w:ascii="Arial" w:hAnsi="Arial" w:cs="Arial"/>
          <w:lang w:val="en-US"/>
        </w:rPr>
      </w:pPr>
      <w:r>
        <w:rPr>
          <w:rFonts w:hint="default" w:ascii="Arial" w:hAnsi="Arial" w:cs="Arial"/>
          <w:lang w:val="en-US"/>
        </w:rPr>
        <w:t xml:space="preserve">14. </w:t>
      </w:r>
      <w:r>
        <w:rPr>
          <w:rFonts w:hint="default" w:ascii="Arial" w:hAnsi="Arial" w:cs="Arial"/>
          <w:lang w:val="en-US"/>
        </w:rPr>
        <w:tab/>
      </w:r>
      <w:r>
        <w:rPr>
          <w:rFonts w:hint="default" w:ascii="Arial" w:hAnsi="Arial" w:cs="Arial"/>
          <w:lang w:val="en-US"/>
        </w:rPr>
        <w:t xml:space="preserve">P.-C. Bürkner, </w:t>
      </w:r>
      <w:r>
        <w:rPr>
          <w:rFonts w:hint="default" w:ascii="Arial" w:hAnsi="Arial" w:cs="Arial"/>
          <w:i/>
          <w:iCs/>
          <w:lang w:val="en-US"/>
        </w:rPr>
        <w:t>Journal of Statistical Software</w:t>
      </w:r>
      <w:r>
        <w:rPr>
          <w:rFonts w:hint="default" w:ascii="Arial" w:hAnsi="Arial" w:cs="Arial"/>
          <w:lang w:val="en-US"/>
        </w:rPr>
        <w:t xml:space="preserve">. </w:t>
      </w:r>
      <w:r>
        <w:rPr>
          <w:rFonts w:hint="default" w:ascii="Arial" w:hAnsi="Arial" w:cs="Arial"/>
          <w:b/>
          <w:bCs/>
          <w:lang w:val="en-US"/>
        </w:rPr>
        <w:t>80</w:t>
      </w:r>
      <w:r>
        <w:rPr>
          <w:rFonts w:hint="default" w:ascii="Arial" w:hAnsi="Arial" w:cs="Arial"/>
          <w:lang w:val="en-US"/>
        </w:rPr>
        <w:t>, 1–28 (2017).</w:t>
      </w:r>
    </w:p>
    <w:p>
      <w:pPr>
        <w:pStyle w:val="22"/>
        <w:rPr>
          <w:rFonts w:hint="default" w:ascii="Arial" w:hAnsi="Arial" w:cs="Arial"/>
          <w:lang w:val="en-US"/>
        </w:rPr>
      </w:pPr>
      <w:r>
        <w:rPr>
          <w:rFonts w:hint="default" w:ascii="Arial" w:hAnsi="Arial" w:cs="Arial"/>
          <w:lang w:val="en-US"/>
        </w:rPr>
        <w:t xml:space="preserve">15. </w:t>
      </w:r>
      <w:r>
        <w:rPr>
          <w:rFonts w:hint="default" w:ascii="Arial" w:hAnsi="Arial" w:cs="Arial"/>
          <w:lang w:val="en-US"/>
        </w:rPr>
        <w:tab/>
      </w:r>
      <w:r>
        <w:rPr>
          <w:rFonts w:hint="default" w:ascii="Arial" w:hAnsi="Arial" w:cs="Arial"/>
          <w:lang w:val="en-US"/>
        </w:rPr>
        <w:t xml:space="preserve">Stan Development Team, </w:t>
      </w:r>
      <w:r>
        <w:rPr>
          <w:rFonts w:hint="default" w:ascii="Arial" w:hAnsi="Arial" w:cs="Arial"/>
          <w:i/>
          <w:iCs/>
          <w:lang w:val="en-US"/>
        </w:rPr>
        <w:t>Stan modeling language users guide and reference manual, version 2.28.0</w:t>
      </w:r>
      <w:r>
        <w:rPr>
          <w:rFonts w:hint="default" w:ascii="Arial" w:hAnsi="Arial" w:cs="Arial"/>
          <w:lang w:val="en-US"/>
        </w:rPr>
        <w:t xml:space="preserve"> (2021).</w:t>
      </w:r>
    </w:p>
    <w:p>
      <w:pPr>
        <w:pStyle w:val="22"/>
        <w:rPr>
          <w:rFonts w:hint="default" w:ascii="Arial" w:hAnsi="Arial" w:cs="Arial"/>
          <w:lang w:val="en-US"/>
        </w:rPr>
      </w:pPr>
      <w:r>
        <w:rPr>
          <w:rFonts w:hint="default" w:ascii="Arial" w:hAnsi="Arial" w:cs="Arial"/>
          <w:lang w:val="en-US"/>
        </w:rPr>
        <w:t xml:space="preserve">16. </w:t>
      </w:r>
      <w:r>
        <w:rPr>
          <w:rFonts w:hint="default" w:ascii="Arial" w:hAnsi="Arial" w:cs="Arial"/>
          <w:lang w:val="en-US"/>
        </w:rPr>
        <w:tab/>
      </w:r>
      <w:r>
        <w:rPr>
          <w:rFonts w:hint="default" w:ascii="Arial" w:hAnsi="Arial" w:cs="Arial"/>
          <w:lang w:val="en-US"/>
        </w:rPr>
        <w:t xml:space="preserve">P. Bürkner, E. Charpentier, </w:t>
      </w:r>
      <w:r>
        <w:rPr>
          <w:rFonts w:hint="default" w:ascii="Arial" w:hAnsi="Arial" w:cs="Arial"/>
          <w:i/>
          <w:iCs/>
          <w:lang w:val="en-US"/>
        </w:rPr>
        <w:t>Brit J Math &amp; Statis</w:t>
      </w:r>
      <w:r>
        <w:rPr>
          <w:rFonts w:hint="default" w:ascii="Arial" w:hAnsi="Arial" w:cs="Arial"/>
          <w:lang w:val="en-US"/>
        </w:rPr>
        <w:t xml:space="preserve">. </w:t>
      </w:r>
      <w:r>
        <w:rPr>
          <w:rFonts w:hint="default" w:ascii="Arial" w:hAnsi="Arial" w:cs="Arial"/>
          <w:b/>
          <w:bCs/>
          <w:lang w:val="en-US"/>
        </w:rPr>
        <w:t>73</w:t>
      </w:r>
      <w:r>
        <w:rPr>
          <w:rFonts w:hint="default" w:ascii="Arial" w:hAnsi="Arial" w:cs="Arial"/>
          <w:lang w:val="en-US"/>
        </w:rPr>
        <w:t>, 420–451 (2020).</w:t>
      </w:r>
    </w:p>
    <w:p>
      <w:pPr>
        <w:pStyle w:val="22"/>
        <w:rPr>
          <w:rFonts w:hint="default" w:ascii="Arial" w:hAnsi="Arial" w:cs="Arial"/>
          <w:lang w:val="en-US"/>
        </w:rPr>
      </w:pPr>
      <w:r>
        <w:rPr>
          <w:rFonts w:hint="default" w:ascii="Arial" w:hAnsi="Arial" w:cs="Arial"/>
          <w:lang w:val="en-US"/>
        </w:rPr>
        <w:t xml:space="preserve">17. </w:t>
      </w:r>
      <w:r>
        <w:rPr>
          <w:rFonts w:hint="default" w:ascii="Arial" w:hAnsi="Arial" w:cs="Arial"/>
          <w:lang w:val="en-US"/>
        </w:rPr>
        <w:tab/>
      </w:r>
      <w:r>
        <w:rPr>
          <w:rFonts w:hint="default" w:ascii="Arial" w:hAnsi="Arial" w:cs="Arial"/>
          <w:lang w:val="en-US"/>
        </w:rPr>
        <w:t xml:space="preserve">A. Vehtari, A. Gelman, J. Gabry, </w:t>
      </w:r>
      <w:r>
        <w:rPr>
          <w:rFonts w:hint="default" w:ascii="Arial" w:hAnsi="Arial" w:cs="Arial"/>
          <w:i/>
          <w:iCs/>
          <w:lang w:val="en-US"/>
        </w:rPr>
        <w:t>Statistics and Computing</w:t>
      </w:r>
      <w:r>
        <w:rPr>
          <w:rFonts w:hint="default" w:ascii="Arial" w:hAnsi="Arial" w:cs="Arial"/>
          <w:lang w:val="en-US"/>
        </w:rPr>
        <w:t xml:space="preserve">. </w:t>
      </w:r>
      <w:r>
        <w:rPr>
          <w:rFonts w:hint="default" w:ascii="Arial" w:hAnsi="Arial" w:cs="Arial"/>
          <w:b/>
          <w:bCs/>
          <w:lang w:val="en-US"/>
        </w:rPr>
        <w:t>27</w:t>
      </w:r>
      <w:r>
        <w:rPr>
          <w:rFonts w:hint="default" w:ascii="Arial" w:hAnsi="Arial" w:cs="Arial"/>
          <w:lang w:val="en-US"/>
        </w:rPr>
        <w:t>, 1413–1432 (2017).</w:t>
      </w:r>
    </w:p>
    <w:p>
      <w:pPr>
        <w:pStyle w:val="22"/>
        <w:rPr>
          <w:rFonts w:hint="default" w:ascii="Arial" w:hAnsi="Arial" w:cs="Arial"/>
          <w:lang w:val="en-US"/>
        </w:rPr>
      </w:pPr>
      <w:r>
        <w:rPr>
          <w:rFonts w:hint="default" w:ascii="Arial" w:hAnsi="Arial" w:cs="Arial"/>
          <w:lang w:val="en-US"/>
        </w:rPr>
        <w:t xml:space="preserve">18. </w:t>
      </w:r>
      <w:r>
        <w:rPr>
          <w:rFonts w:hint="default" w:ascii="Arial" w:hAnsi="Arial" w:cs="Arial"/>
          <w:lang w:val="en-US"/>
        </w:rPr>
        <w:tab/>
      </w:r>
      <w:r>
        <w:rPr>
          <w:rFonts w:hint="default" w:ascii="Arial" w:hAnsi="Arial" w:cs="Arial"/>
          <w:lang w:val="en-US"/>
        </w:rPr>
        <w:t xml:space="preserve">A. Vehtari </w:t>
      </w:r>
      <w:r>
        <w:rPr>
          <w:rFonts w:hint="default" w:ascii="Arial" w:hAnsi="Arial" w:cs="Arial"/>
          <w:i/>
          <w:iCs/>
          <w:lang w:val="en-US"/>
        </w:rPr>
        <w:t>et al.</w:t>
      </w:r>
      <w:r>
        <w:rPr>
          <w:rFonts w:hint="default" w:ascii="Arial" w:hAnsi="Arial" w:cs="Arial"/>
          <w:lang w:val="en-US"/>
        </w:rPr>
        <w:t>, loo: Efficient leave-one-out cross-validation and WAIC for Bayesian models (2025).</w:t>
      </w:r>
    </w:p>
    <w:p>
      <w:pPr>
        <w:pStyle w:val="22"/>
        <w:rPr>
          <w:rFonts w:hint="default" w:ascii="Arial" w:hAnsi="Arial" w:cs="Arial"/>
          <w:lang w:val="en-US"/>
        </w:rPr>
      </w:pPr>
      <w:r>
        <w:rPr>
          <w:rFonts w:hint="default" w:ascii="Arial" w:hAnsi="Arial" w:cs="Arial"/>
          <w:lang w:val="en-US"/>
        </w:rPr>
        <w:t xml:space="preserve">19. </w:t>
      </w:r>
      <w:r>
        <w:rPr>
          <w:rFonts w:hint="default" w:ascii="Arial" w:hAnsi="Arial" w:cs="Arial"/>
          <w:lang w:val="en-US"/>
        </w:rPr>
        <w:tab/>
      </w:r>
      <w:r>
        <w:rPr>
          <w:rFonts w:hint="default" w:ascii="Arial" w:hAnsi="Arial" w:cs="Arial"/>
          <w:lang w:val="en-US"/>
        </w:rPr>
        <w:t xml:space="preserve">A. Gelman </w:t>
      </w:r>
      <w:r>
        <w:rPr>
          <w:rFonts w:hint="default" w:ascii="Arial" w:hAnsi="Arial" w:cs="Arial"/>
          <w:i/>
          <w:iCs/>
          <w:lang w:val="en-US"/>
        </w:rPr>
        <w:t>et al.</w:t>
      </w:r>
      <w:r>
        <w:rPr>
          <w:rFonts w:hint="default" w:ascii="Arial" w:hAnsi="Arial" w:cs="Arial"/>
          <w:lang w:val="en-US"/>
        </w:rPr>
        <w:t xml:space="preserve">, </w:t>
      </w:r>
      <w:r>
        <w:rPr>
          <w:rFonts w:hint="default" w:ascii="Arial" w:hAnsi="Arial" w:cs="Arial"/>
          <w:i/>
          <w:iCs/>
          <w:lang w:val="en-US"/>
        </w:rPr>
        <w:t>Bayesian data analysis</w:t>
      </w:r>
      <w:r>
        <w:rPr>
          <w:rFonts w:hint="default" w:ascii="Arial" w:hAnsi="Arial" w:cs="Arial"/>
          <w:lang w:val="en-US"/>
        </w:rPr>
        <w:t xml:space="preserve"> (CRC Press, Taylor &amp; Francis Group, Boca Raton London New York, Third edition., 2014), </w:t>
      </w:r>
      <w:r>
        <w:rPr>
          <w:rFonts w:hint="default" w:ascii="Arial" w:hAnsi="Arial" w:cs="Arial"/>
          <w:i/>
          <w:iCs/>
          <w:lang w:val="en-US"/>
        </w:rPr>
        <w:t>Texts in statistical science series</w:t>
      </w:r>
      <w:r>
        <w:rPr>
          <w:rFonts w:hint="default" w:ascii="Arial" w:hAnsi="Arial" w:cs="Arial"/>
          <w:lang w:val="en-US"/>
        </w:rPr>
        <w:t>.</w:t>
      </w:r>
    </w:p>
    <w:p>
      <w:pPr>
        <w:rPr>
          <w:rFonts w:hint="default" w:ascii="Arial" w:hAnsi="Arial" w:cs="Arial"/>
        </w:rPr>
      </w:pPr>
      <w:r>
        <w:rPr>
          <w:rFonts w:hint="default" w:ascii="Arial" w:hAnsi="Arial" w:cs="Arial"/>
        </w:rPr>
        <w:fldChar w:fldCharType="end"/>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86"/>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mbria Math">
    <w:altName w:val="DejaVu Math TeX Gyre"/>
    <w:panose1 w:val="02040503050406030204"/>
    <w:charset w:val="00"/>
    <w:family w:val="roman"/>
    <w:pitch w:val="default"/>
    <w:sig w:usb0="00000000" w:usb1="00000000" w:usb2="02000000" w:usb3="00000000" w:csb0="0000019F" w:csb1="00000000"/>
  </w:font>
  <w:font w:name="DejaVu Math TeX Gyre">
    <w:panose1 w:val="02000503000000000000"/>
    <w:charset w:val="00"/>
    <w:family w:val="auto"/>
    <w:pitch w:val="default"/>
    <w:sig w:usb0="A10000EF" w:usb1="4A00F9EE" w:usb2="02000008" w:usb3="00000000" w:csb0="60000193" w:csb1="0DD40000"/>
  </w:font>
  <w:font w:name="Abyssinica SIL">
    <w:panose1 w:val="02000000000000000000"/>
    <w:charset w:val="00"/>
    <w:family w:val="auto"/>
    <w:pitch w:val="default"/>
    <w:sig w:usb0="800000EF" w:usb1="5200A14B" w:usb2="08000828" w:usb3="00000000" w:csb0="20000001" w:csb1="00000000"/>
  </w:font>
  <w:font w:name="Arial">
    <w:panose1 w:val="020B0604020202020204"/>
    <w:charset w:val="00"/>
    <w:family w:val="auto"/>
    <w:pitch w:val="default"/>
    <w:sig w:usb0="00007A87" w:usb1="80000000" w:usb2="00000008"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Damien Farine">
    <w15:presenceInfo w15:providerId="AD" w15:userId="S::wolf3354@ox.ac.uk::abefb401-7f24-4905-bc7f-69fef111bc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TrueTypeFonts/>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019"/>
    <w:rsid w:val="00047AB1"/>
    <w:rsid w:val="00150C72"/>
    <w:rsid w:val="003653F2"/>
    <w:rsid w:val="003B7C1A"/>
    <w:rsid w:val="003E4C6A"/>
    <w:rsid w:val="003F5E49"/>
    <w:rsid w:val="00551FAC"/>
    <w:rsid w:val="005924B5"/>
    <w:rsid w:val="0062130E"/>
    <w:rsid w:val="00633D5B"/>
    <w:rsid w:val="00660761"/>
    <w:rsid w:val="007128D5"/>
    <w:rsid w:val="00795895"/>
    <w:rsid w:val="007B4E5F"/>
    <w:rsid w:val="00805CAD"/>
    <w:rsid w:val="008570AB"/>
    <w:rsid w:val="008D5E5A"/>
    <w:rsid w:val="00912019"/>
    <w:rsid w:val="0096752D"/>
    <w:rsid w:val="00986ADD"/>
    <w:rsid w:val="009915D1"/>
    <w:rsid w:val="00AA47FF"/>
    <w:rsid w:val="00AB30C5"/>
    <w:rsid w:val="00AB5943"/>
    <w:rsid w:val="00AC1BA0"/>
    <w:rsid w:val="00B12798"/>
    <w:rsid w:val="00CE62D1"/>
    <w:rsid w:val="00D7024B"/>
    <w:rsid w:val="00D94858"/>
    <w:rsid w:val="00E3396E"/>
    <w:rsid w:val="00E42B6C"/>
    <w:rsid w:val="00E82DE3"/>
    <w:rsid w:val="00EB0EF2"/>
    <w:rsid w:val="4ABD1E79"/>
    <w:rsid w:val="653AE7DA"/>
    <w:rsid w:val="6DD60CE8"/>
    <w:rsid w:val="6EDC31B7"/>
    <w:rsid w:val="6EFF66A8"/>
    <w:rsid w:val="773E6AA0"/>
    <w:rsid w:val="AE7EFDC2"/>
    <w:rsid w:val="B7BF60F7"/>
    <w:rsid w:val="B7FF216B"/>
    <w:rsid w:val="CE57A36F"/>
    <w:rsid w:val="F17F03A8"/>
    <w:rsid w:val="F2BA842B"/>
    <w:rsid w:val="FDBF7E2D"/>
    <w:rsid w:val="FFDDD557"/>
    <w:rsid w:val="FFFB3B38"/>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s" w:eastAsia="zh-C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1"/>
    <w:semiHidden/>
    <w:unhideWhenUsed/>
    <w:qFormat/>
    <w:uiPriority w:val="99"/>
    <w:pPr>
      <w:spacing w:line="240" w:lineRule="auto"/>
    </w:pPr>
    <w:rPr>
      <w:rFonts w:ascii="Times New Roman" w:hAnsi="Times New Roman" w:cs="Times New Roman"/>
      <w:sz w:val="18"/>
      <w:szCs w:val="18"/>
    </w:rPr>
  </w:style>
  <w:style w:type="character" w:styleId="11">
    <w:name w:val="annotation reference"/>
    <w:basedOn w:val="8"/>
    <w:semiHidden/>
    <w:unhideWhenUsed/>
    <w:qFormat/>
    <w:uiPriority w:val="99"/>
    <w:rPr>
      <w:sz w:val="16"/>
      <w:szCs w:val="16"/>
    </w:rPr>
  </w:style>
  <w:style w:type="paragraph" w:styleId="12">
    <w:name w:val="annotation text"/>
    <w:basedOn w:val="1"/>
    <w:link w:val="17"/>
    <w:unhideWhenUsed/>
    <w:qFormat/>
    <w:uiPriority w:val="99"/>
    <w:pPr>
      <w:spacing w:line="240" w:lineRule="auto"/>
    </w:pPr>
    <w:rPr>
      <w:sz w:val="20"/>
      <w:szCs w:val="20"/>
    </w:rPr>
  </w:style>
  <w:style w:type="paragraph" w:styleId="13">
    <w:name w:val="annotation subject"/>
    <w:basedOn w:val="12"/>
    <w:next w:val="12"/>
    <w:link w:val="18"/>
    <w:semiHidden/>
    <w:unhideWhenUsed/>
    <w:qFormat/>
    <w:uiPriority w:val="99"/>
    <w:rPr>
      <w:b/>
      <w:bCs/>
    </w:rPr>
  </w:style>
  <w:style w:type="paragraph" w:styleId="14">
    <w:name w:val="Subtitle"/>
    <w:basedOn w:val="1"/>
    <w:next w:val="1"/>
    <w:qFormat/>
    <w:uiPriority w:val="11"/>
    <w:pPr>
      <w:keepNext/>
      <w:keepLines/>
      <w:spacing w:after="320"/>
    </w:pPr>
    <w:rPr>
      <w:color w:val="666666"/>
      <w:sz w:val="30"/>
      <w:szCs w:val="30"/>
    </w:rPr>
  </w:style>
  <w:style w:type="paragraph" w:styleId="15">
    <w:name w:val="Title"/>
    <w:basedOn w:val="1"/>
    <w:next w:val="1"/>
    <w:qFormat/>
    <w:uiPriority w:val="10"/>
    <w:pPr>
      <w:keepNext/>
      <w:keepLines/>
      <w:spacing w:after="60"/>
    </w:pPr>
    <w:rPr>
      <w:sz w:val="52"/>
      <w:szCs w:val="52"/>
    </w:rPr>
  </w:style>
  <w:style w:type="table" w:customStyle="1" w:styleId="16">
    <w:name w:val="TableNormal"/>
    <w:qFormat/>
    <w:uiPriority w:val="0"/>
    <w:tblPr>
      <w:tblCellMar>
        <w:top w:w="100" w:type="dxa"/>
        <w:left w:w="100" w:type="dxa"/>
        <w:bottom w:w="100" w:type="dxa"/>
        <w:right w:w="100" w:type="dxa"/>
      </w:tblCellMar>
    </w:tblPr>
  </w:style>
  <w:style w:type="character" w:customStyle="1" w:styleId="17">
    <w:name w:val="Texto comentario Car"/>
    <w:basedOn w:val="8"/>
    <w:link w:val="12"/>
    <w:qFormat/>
    <w:uiPriority w:val="99"/>
    <w:rPr>
      <w:sz w:val="20"/>
      <w:szCs w:val="20"/>
    </w:rPr>
  </w:style>
  <w:style w:type="character" w:customStyle="1" w:styleId="18">
    <w:name w:val="Asunto del comentario Car"/>
    <w:basedOn w:val="17"/>
    <w:link w:val="13"/>
    <w:semiHidden/>
    <w:qFormat/>
    <w:uiPriority w:val="99"/>
    <w:rPr>
      <w:b/>
      <w:bCs/>
      <w:sz w:val="20"/>
      <w:szCs w:val="20"/>
    </w:rPr>
  </w:style>
  <w:style w:type="paragraph" w:customStyle="1" w:styleId="19">
    <w:name w:val="Bibliografía1"/>
    <w:basedOn w:val="1"/>
    <w:next w:val="1"/>
    <w:unhideWhenUsed/>
    <w:qFormat/>
    <w:uiPriority w:val="37"/>
    <w:pPr>
      <w:tabs>
        <w:tab w:val="left" w:pos="504"/>
      </w:tabs>
      <w:spacing w:after="240" w:line="240" w:lineRule="auto"/>
      <w:ind w:left="504" w:hanging="504"/>
    </w:pPr>
  </w:style>
  <w:style w:type="paragraph" w:customStyle="1" w:styleId="20">
    <w:name w:val="Revision"/>
    <w:hidden/>
    <w:unhideWhenUsed/>
    <w:qFormat/>
    <w:uiPriority w:val="99"/>
    <w:rPr>
      <w:rFonts w:ascii="Arial" w:hAnsi="Arial" w:eastAsia="Arial" w:cs="Arial"/>
      <w:sz w:val="22"/>
      <w:szCs w:val="22"/>
      <w:lang w:val="es" w:eastAsia="zh-CN" w:bidi="ar-SA"/>
    </w:rPr>
  </w:style>
  <w:style w:type="character" w:customStyle="1" w:styleId="21">
    <w:name w:val="Texto de globo Car"/>
    <w:basedOn w:val="8"/>
    <w:link w:val="10"/>
    <w:semiHidden/>
    <w:qFormat/>
    <w:uiPriority w:val="99"/>
    <w:rPr>
      <w:rFonts w:ascii="Times New Roman" w:hAnsi="Times New Roman" w:cs="Times New Roman"/>
      <w:sz w:val="18"/>
      <w:szCs w:val="18"/>
      <w:lang w:val="es" w:eastAsia="zh-CN"/>
    </w:rPr>
  </w:style>
  <w:style w:type="paragraph" w:customStyle="1" w:styleId="22">
    <w:name w:val="Bibliography"/>
    <w:basedOn w:val="1"/>
    <w:next w:val="1"/>
    <w:unhideWhenUsed/>
    <w:qFormat/>
    <w:uiPriority w:val="37"/>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9</Pages>
  <Words>7937</Words>
  <Characters>46597</Characters>
  <Lines>751</Lines>
  <Paragraphs>169</Paragraphs>
  <TotalTime>1</TotalTime>
  <ScaleCrop>false</ScaleCrop>
  <LinksUpToDate>false</LinksUpToDate>
  <CharactersWithSpaces>54365</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2026-02-13T08:50:00Z</dcterms:created>
  <dc:creator>m</dc:creator>
  <cp:lastModifiedBy>marcelo</cp:lastModifiedBy>
  <dcterms:modified xsi:type="dcterms:W3CDTF">2026-02-17T14:42:34Z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id="A5puGlzL"/&gt;&lt;style id="http://www.zotero.org/styles/science-without-titles" hasBibliography="1" bibliographyStyleHasBeenSet="1"/&gt;&lt;prefs&gt;&lt;pref name="fieldType" value="Field"/&gt;&lt;/prefs&gt;&lt;/data&gt;</vt:lpwstr>
  </property>
  <property fmtid="{D5CDD505-2E9C-101B-9397-08002B2CF9AE}" pid="3" name="KSOProductBuildVer">
    <vt:lpwstr>1033-11.1.0.11719</vt:lpwstr>
  </property>
</Properties>
</file>