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Times New Roman" w:cs="Times New Roman"/>
          <w:b/>
          <w:sz w:val="24"/>
          <w:szCs w:val="24"/>
          <w:lang w:val="en-GB"/>
        </w:rPr>
      </w:pPr>
      <w:r>
        <w:rPr>
          <w:rFonts w:ascii="Times New Roman" w:hAnsi="Times New Roman" w:eastAsia="Times New Roman" w:cs="Times New Roman"/>
          <w:b/>
          <w:sz w:val="24"/>
          <w:szCs w:val="24"/>
          <w:lang w:val="en-GB"/>
        </w:rPr>
        <w:t>Familiarity enhances coordination and efficiency in complex collective tasks</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b/>
          <w:bCs/>
          <w:sz w:val="24"/>
          <w:szCs w:val="24"/>
          <w:lang w:val="en-GB"/>
        </w:rPr>
      </w:pPr>
      <w:r>
        <w:rPr>
          <w:rFonts w:ascii="Times New Roman" w:hAnsi="Times New Roman" w:eastAsia="Times New Roman" w:cs="Times New Roman"/>
          <w:b/>
          <w:bCs/>
          <w:sz w:val="24"/>
          <w:szCs w:val="24"/>
          <w:lang w:val="en-GB"/>
        </w:rPr>
        <w:t>Abstract</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Familiarity among group members is thought to enhance the performance of animal groups facing complex ecological challenges, yet direct evidence from wild collectives is limited. In humans, stable group membership—often termed “team familiarity”—improves coordination and efficiency. To test whether this principle extends to other species, we examined natural groups of Spix’s disc-winged bats (</w:t>
      </w:r>
      <w:r>
        <w:rPr>
          <w:rFonts w:ascii="Times New Roman" w:hAnsi="Times New Roman" w:eastAsia="Times New Roman" w:cs="Times New Roman"/>
          <w:i/>
          <w:iCs/>
          <w:sz w:val="24"/>
          <w:szCs w:val="24"/>
          <w:lang w:val="en-US"/>
        </w:rPr>
        <w:t>Thyroptera tricolor</w:t>
      </w:r>
      <w:r>
        <w:rPr>
          <w:rFonts w:ascii="Times New Roman" w:hAnsi="Times New Roman" w:eastAsia="Times New Roman" w:cs="Times New Roman"/>
          <w:sz w:val="24"/>
          <w:szCs w:val="24"/>
          <w:lang w:val="en-US"/>
        </w:rPr>
        <w:t>) and experimentally assembled unfamiliar groups. Using three-dimensional flight reconstructions and roost-entry trials, we found that familiar groups maintained closer spatial cohesion, entered roosts in tighter synchrony, and collectively produced more acoustic signals while still minimizing signal overlap. These findings show that familiarity facilitates communication and coordination, extending the concept of team familiarity beyond humans and highlighting a general principle of collective success in animal societies.</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Animals can express remarkable collective behaviours, </w:t>
      </w:r>
      <w:r>
        <w:rPr>
          <w:rFonts w:ascii="Times New Roman" w:hAnsi="Times New Roman" w:eastAsia="Times New Roman" w:cs="Times New Roman"/>
          <w:sz w:val="24"/>
          <w:szCs w:val="24"/>
          <w:lang w:val="en-US"/>
        </w:rPr>
        <w:t xml:space="preserve">such as ants linking their bodies to form living bridges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{"citationID":"k5agKnDj","properties":{"formattedCitation":"({\\i{}1})","plainCitation":"(1)","noteIndex":0},"citationItems":[{"id":22999,"uris":["http://zotero.org/users/10851648/items/TJUS5A4L"],"itemData":{"id":22999,"type":"article-journal","abstract":"Significance\n            \n              Complex systems, from ant colonies to stock markets, share a common property: sophisticated group-level structure emerges from simple individual-level behaviors. Using simple interaction rules,\n              Eciton\n              army ants construct complex bridges from their own bodies to span forest-floor gaps. These living bridges are uniquely complex in both their dynamic properties and the number of animals involved and so are of considerable interest for understanding emergent structures in complex systems. In field experiments, we show that construction interacts with traffic rate and environmental geometry, causing bridges to lengthen, widen, and migrate. Bridges provide a shortcut for foraging ants, at the cost of sequestering workers. We show that bridge location represents a cost–benefit trade-off, with potential implications for human engineered self-assembling systems.\n            \n          , \n            \n              The ability of individual animals to create functional structures by joining together is rare and confined to the social insects. Army ants (\n              Eciton\n              )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Sciences","DOI":"10.1073/pnas.1512241112","ISSN":"0027-8424, 1091-6490","issue":"49","journalAbbreviation":"Proc. Natl. Acad. Sci. U.S.A.","language":"en","page":"15113-15118","source":"DOI.org (Crossref)","title":"Army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1</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honeybee swarms reaching consensus on the location of a new nest site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{"citationID":"ol6z6NqB","properties":{"formattedCitation":"({\\i{}2})","plainCitation":"(2)","noteIndex":0},"citationItems":[{"id":23001,"uris":["http://zotero.org/users/10851648/items/KPA7YYB3"],"itemData":{"id":23001,"type":"article-journal","container-title":"Behavioral Ecology and Sociobiology","DOI":"10.1007/s00265-003-0598-z","ISSN":"0340-5443, 1432-0762","issue":"6","journalAbbreviation":"Behav Ecol Sociobiol","language":"en","license":"http://www.springer.com/tdm","page":"417-424","source":"DOI.org (Crossref)","title":"Consensus building during nest-site selection in honey bee swarms: the expiration of dissent","title-short":"Consensus building during nest-site selection in honey bee swarms","volume":"53","author":[{"family":"Seeley","given":"Thomas D."}],"issued":{"date-parts":[["2003",5]]}}}],"schema":"https://github.com/citation-style-language/schema/raw/master/csl-citation.json"}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2</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or predators coordinating group hunts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{"citationID":"AXMduMyg","properties":{"formattedCitation":"({\\i{}3})","plainCitation":"(3)","noteIndex":0},"citationItems":[{"id":23003,"uris":["http://zotero.org/users/10851648/items/UGL6T9EM"],"itemData":{"id":23003,"type":"article-journal","abstract":"ABSTRACT\n            \n              Group‐hunting is ubiquitous across animal taxa and has received considerable attention in the context of its functions. By contrast much less is known about the mechanisms by which grouping predators hunt their prey. This is primarily due to a lack of experimental manipulation alongside logistical difficulties quantifying the behaviour of multiple predators at high spatiotemporal resolution as they search, select, and capture wild prey. However, the use of new remote‐sensing technologies and a broadening of the focal taxa beyond apex predators provides researchers with a great opportunity to discern accurately\n              how\n              multiple predators hunt together and not just whether doing so provides hunters with a\n              per capita\n              benefit. We incorporate many ideas from collective behaviour and locomotion throughout this review to make testable predictions for future researchers and pay particular attention to the role that computer simulation can play in a feedback loop with empirical data collection. Our review of the literature showed that the breadth of predator:prey size ratios among the taxa that can be considered to hunt as a group is very large (&lt;10\n              0\n              to &gt;10\n              2\n              ). We therefore synthesised the literature with respect to these predator:prey ratios and found that they promoted different hunting mechanisms. Additionally, these different hunting mechanisms are also related to particular stages of the hunt (search, selection, capture) and thus we structure our review in accordance with these two factors (stage of the hunt and predator:prey size ratio). We identify several novel group‐hunting mechanisms which are largely untested, particularly under field conditions, and we also highlight a range of potential study organisms that are amenable to experimental testing of these mechanisms in connection with tracking technology. We believe that a combination of new hypotheses, study systems and methodological approaches should help push the field of group‐hunting in new directions.","container-title":"Biological Reviews","DOI":"10.1111/brv.12973","ISSN":"1464-7931, 1469-185X","issue":"5","journalAbbreviation":"Biological Reviews","language":"en","page":"1687-1711","source":"DOI.org (Crossref)","title":"Mechanisms of group‐hunting in vertebrates","volume":"98","author":[{"family":"Hansen","given":"Matthew J."},{"family":"Domenici","given":"Paolo"},{"family":"Bartashevich","given":"Palina"},{"family":"Burns","given":"Alicia"},{"family":"Krause","given":"Jens"}],"issued":{"date-parts":[["2023",10]]}}}],"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3</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GB"/>
        </w:rPr>
        <w:t xml:space="preserve"> </w:t>
      </w:r>
      <w:r>
        <w:rPr>
          <w:rFonts w:ascii="Times New Roman" w:hAnsi="Times New Roman" w:eastAsia="Times New Roman" w:cs="Times New Roman"/>
          <w:sz w:val="24"/>
          <w:szCs w:val="24"/>
          <w:lang w:val="en-US"/>
        </w:rPr>
        <w:t>Although these feats may seem complex, they often emerge from simple rules</w:t>
      </w:r>
      <w:r>
        <w:rPr>
          <w:rFonts w:ascii="Times New Roman" w:hAnsi="Times New Roman" w:eastAsia="Times New Roman" w:cs="Times New Roman"/>
          <w:sz w:val="24"/>
          <w:szCs w:val="24"/>
          <w:lang w:val="en-GB"/>
        </w:rPr>
        <w:t xml:space="preserve">. For example, local interactions among individuals can allow groups to track complex environmental gradients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{"citationID":"klaQTBvu","properties":{"formattedCitation":"({\\i{}4})","plainCitation":"(4)","noteIndex":0},"citationItems":[{"id":9729,"uris":["http://zotero.org/users/10851648/items/DLP4HU8H"],"itemData":{"id":9729,"type":"article-journal","abstract":"The capacity for groups to exhibit collective intelligence is an often-cited advantage of group living. Previous studies have shown that social organisms frequently benefit from pooling imperfect individual estimates. However, in principle, collective intelligence may also emerge from interactions between individuals, rather than from the enhancement of personal estimates. Here, we reveal that this emergent problem solving is the predominant mechanism by which a mobile animal group responds to complex environmental gradients. Robust collective sensing arises at the group level from individuals modulating their speed in response to local, scalar, measurements of light and through social interaction with others. This distributed sensing requires only rudimentary cognition and thus could be widespread across biological taxa, in addition to being appropriate and cost-effective for robotic agents.","container-title":"Science","DOI":"10.1126/science.1225883","ISSN":"0036-8075","issue":"6119","page":"574-576","title":"Emergent Sensing of Complex Environments by Mobile Animal Groups","volume":"339","author":[{"family":"Berdahl","given":"Andrew"},{"family":"Torney","given":"Colin J."},{"family":"Ioannou","given":"Christos C."},{"family":"Faria","given":"Jolyon J."},{"family":"Couzin","given":"Iain D."}],"issued":{"date-parts":[["2013",2,1]]}}}],"schema":"https://github.com/citation-style-language/schema/raw/master/csl-citation.json"}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while effectively detecting and avoiding predators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{"citationID":"iN7WFR9q","properties":{"formattedCitation":"({\\i{}5}, {\\i{}6})","plainCitation":"(5, 6)","noteIndex":0},"citationItems":[{"id":23005,"uris":["http://zotero.org/users/10851648/items/BPJKZFI7"],"itemData":{"id":23005,"type":"article-journal","container-title":"The Journal of Animal Ecology","DOI":"10.2307/3793","ISSN":"00218790","issue":"2","journalAbbreviation":"The Journal of Animal Ecology","page":"449","source":"DOI.org (Crossref)","title":"Hawks and Doves: Factors Affecting Success and Selection in Goshawk Attacks on Woodpigeons","title-short":"Hawks and Doves","volume":"47","author":[{"family":"Kenward","given":"R. E."}],"issued":{"date-parts":[["1978",6]]}}},{"id":23007,"uris":["http://zotero.org/users/10851648/items/JA3TE5FL"],"itemData":{"id":23007,"type":"article-journal","container-title":"Animal Behaviour","DOI":"10.1006/anbe.1994.1057","ISSN":"00033472","issue":"2","journalAbbreviation":"Animal Behaviour","language":"en","license":"https://www.elsevier.com/tdm/userlicense/1.0/","page":"433-442","source":"DOI.org (Crossref)","title":"Flocking is an effective anti-predation strategy in redshanks, Tringa totanus","volume":"47","author":[{"family":"Cresswell","given":"Will"}],"issued":{"date-parts":[["1994",2]]}}}],"schema":"https://github.com/citation-style-language/schema/raw/master/csl-citation.json"}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5</w:t>
      </w:r>
      <w:r>
        <w:rPr>
          <w:rFonts w:ascii="Times New Roman" w:hAnsi="Times New Roman" w:cs="Times New Roman"/>
          <w:sz w:val="24"/>
          <w:lang w:val="en-US"/>
        </w:rPr>
        <w:t xml:space="preserve">, </w:t>
      </w:r>
      <w:r>
        <w:rPr>
          <w:rFonts w:ascii="Times New Roman" w:hAnsi="Times New Roman" w:cs="Times New Roman"/>
          <w:i/>
          <w:iCs/>
          <w:sz w:val="24"/>
          <w:lang w:val="en-US"/>
        </w:rPr>
        <w:t>6</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One feature of these simple rule-based collective actions is that they can operate despite the individual constituents being largely anonymous, as is widely observed in schools of fish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{"citationID":"Lt8yEEZx","properties":{"formattedCitation":"({\\i{}7})","plainCitation":"(7)","noteIndex":0},"citationItems":[{"id":23009,"uris":["http://zotero.org/users/10851648/items/3M2DI4UD"],"itemData":{"id":23009,"type":"article-journal","abstract":"Collective motion, where large numbers of individuals move synchronously together, is achieved when individuals adopt interaction rules that determine how they respond to their neighbors’ movements and positions. These rules determine how group-living animals move, make decisions, and transmit information between individuals. Nonetheless, few studies have explicitly determined these interaction rules in moving groups, and very little is known about the interaction rules of fish. Here, we identify three key rules for the social interactions of mosquitofish (\n              Gambusia holbrooki\n              ): (\n              i\n              ) Attraction forces are important in maintaining group cohesion, while we find only weak evidence that fish align with their neighbor’s orientation; (\n              ii\n              ) repulsion is mediated principally by changes in speed; (\n              iii\n              ) although the positions and directions of all shoal members are highly correlated, individuals only respond to their single nearest neighbor. The last two of these rules are different from the classical models of collective animal motion, raising new questions about how fish and other animals self-organize on the move.","container-title":"Proceedings of the National Academy of Sciences","DOI":"10.1073/pnas.1109355108","ISSN":"0027-8424, 1091-6490","issue":"46","journalAbbreviation":"Proc. Natl. Acad. Sci. U.S.A.","language":"en","page":"18726-18731","source":"DOI.org (Crossref)","title":"Inferring the rules of interaction of shoaling fish","volume":"108","author":[{"family":"Herbert-Read","given":"James E."},{"family":"Perna","given":"Andrea"},{"family":"Mann","given":"Richard P."},{"family":"Schaerf","given":"Timothy M."},{"family":"Sumpter","given":"David J. T."},{"family":"Ward","given":"Ashley J. W."}],"issued":{"date-parts":[["2011",11,15]]}}}],"schema":"https://github.com/citation-style-language/schema/raw/master/csl-citation.json"}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flocks of birds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{"citationID":"svRr6iNg","properties":{"formattedCitation":"({\\i{}8})","plainCitation":"(8)","noteIndex":0},"citationItems":[{"id":23011,"uris":["http://zotero.org/users/10851648/items/V69KXPQN"],"itemData":{"id":23011,"type":"article-journal","container-title":"Animal Behaviour","DOI":"10.1016/j.anbehav.2008.02.004","ISSN":"00033472","issue":"1","journalAbbreviation":"Animal Behaviour","language":"en","license":"https://www.elsevier.com/tdm/userlicense/1.0/","page":"201-215","source":"DOI.org (Crossref)","title":"Empirical investigation of starling flocks: a benchmark study in collective animal behaviour","title-short":"Empirical investigation of starling flocks","volume":"76","author":[{"family":"Ballerini","given":"Michele"},{"family":"Cabibbo","given":"Nicola"},{"family":"Candelier","given":"Raphael"},{"family":"Cavagna","given":"Andrea"},{"family":"Cisbani","given":"Evaristo"},{"family":"Giardina","given":"Irene"},{"family":"Orlandi","given":"Alberto"},{"family":"Parisi","given":"Giorgio"},{"family":"Procaccini","given":"Andrea"},{"family":"Viale","given":"Massimiliano"},{"family":"Zdravkovic","given":"Vladimir"}],"issued":{"date-parts":[["2008",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Yet, human groups with stable membership consistently outperform those with fluctuating membership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zsUmhcOy","properties":{"formattedCitation":"({\\i{}9}\\uc0\\u8211{}{\\i{}11})","plainCitation":"(9–11)","noteIndex":0},"citationItems":[{"id":22774,"uris":["http://zotero.org/users/10851648/items/7SI3KVQP"],"itemData":{"id":22774,"type":"article-journal","abstract":"This article studies the role of stability in team members’ relations as a determinant of performance in the Italian ‘Serie A’ Soccer League. The dataset includes all the players in the 35 teams that have competed in the ‘Serie A’ from the 1994–95 up to the 2002–03 season. The results show that team stability and longevity of team relationships have a positive impact on performance. Moreover, there is weak evidence that team stability is beneficial up to a critical point, after which it might be detrimental. The article discusses these and other findings, and also how these results contribute to the literature on teams.","container-title":"Journal of Sport Management","DOI":"10.1123/jsm.22.6.701","ISSN":"0888-4773, 1543-270X","issue":"6","page":"701-716","source":"DOI.org (Crossref)","title":"Team Performance between Change and Stability: The Case of the Italian ‘Serie A’","title-short":"Team Performance between Change and Stability","volume":"22","author":[{"family":"Montanari","given":"Fabrizio"},{"family":"Silvestri","given":"Giacomo"},{"family":"Gallo","given":"Edoardo"}],"issued":{"date-parts":[["2008",11]]}}},{"id":23015,"uris":["http://zotero.org/users/10851648/items/FA33LHZP"],"itemData":{"id":23015,"type":"article-journal","container-title":"Human Resource Management Review","DOI":"10.1016/j.hrmr.2021.100892","ISSN":"10534822","issue":"4","journalAbbreviation":"Human Resource Management Review","language":"en","page":"100892","source":"DOI.org (Crossref)","title":"Team familiarity—Boon for routines, bane for innovation? A review and future research agenda","title-short":"Team familiarity—Boon for routines, bane for innovation?","volume":"32","author":[{"family":"Muskat","given":"Birgit"},{"family":"Anand","given":"Amitabh"},{"family":"Contessotto","given":"Christine"},{"family":"Tan","given":"Adrian Heng Tsai"},{"family":"Park","given":"Guihyun"}],"issued":{"date-parts":[["2022",12]]}}},{"id":23021,"uris":["http://zotero.org/users/10851648/items/GCNIC9SJ"],"itemData":{"id":23021,"type":"article-journal","container-title":"The American Journal of Surgery","DOI":"10.1016/j.amjsurg.2017.08.048","ISSN":"00029610","issue":"2","journalAbbreviation":"The American Journal of Surgery","language":"en","page":"243-249","source":"DOI.org (Crossref)","title":"Should they stay or should they go now? Exploring the impact of team familiarity on interprofessional team training outcomes","title-short":"Should they stay or should they go now?","volume":"215","author":[{"family":"Joshi","given":"Kavita"},{"family":"Hernandez","given":"Jessica"},{"family":"Martinez","given":"Joseph"},{"family":"AbdelFattah","given":"Kareem"},{"family":"Gardner","given":"Aimee K."}],"issued":{"date-parts":[["2018",2]]}}}],"schema":"https://github.com/citation-style-language/schema/raw/master/csl-citation.json"}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9</w:t>
      </w:r>
      <w:r>
        <w:rPr>
          <w:rFonts w:ascii="Times New Roman" w:hAnsi="Times New Roman" w:cs="Times New Roman"/>
          <w:sz w:val="24"/>
          <w:lang w:val="en-US"/>
        </w:rPr>
        <w:t>–</w:t>
      </w:r>
      <w:r>
        <w:rPr>
          <w:rFonts w:ascii="Times New Roman" w:hAnsi="Times New Roman" w:cs="Times New Roman"/>
          <w:i/>
          <w:iCs/>
          <w:sz w:val="24"/>
          <w:lang w:val="en-US"/>
        </w:rPr>
        <w:t>11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especially when decisions require greater cooperation and efficient communication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{"citationID":"gd1CK9ep","properties":{"formattedCitation":"({\\i{}12}, {\\i{}13})","plainCitation":"(12, 13)","noteIndex":0},"citationItems":[{"id":23023,"uris":["http://zotero.org/users/10851648/items/ABGF8E6T"],"itemData":{"id":23023,"type":"article-journal","container-title":"Organizational Behavior and Human Decision Processes","DOI":"10.1006/obhd.1996.0061","ISSN":"07495978","issue":"1","journalAbbreviation":"Organizational Behavior and Human Decision Processes","language":"en","license":"https://www.elsevier.com/tdm/userlicense/1.0/","page":"1-15","source":"DOI.org (Crossref)","title":"Group Composition and Decision Making: How Member Familiarity and Information Distribution Affect Process and Performance","title-short":"Group Composition and Decision Making","volume":"67","author":[{"family":"Gruenfeld","given":"Deborah H"},{"family":"Mannix","given":"Elizabeth A."},{"family":"Williams","given":"Katherine Y."},{"family":"Neale","given":"Margaret A."}],"issued":{"date-parts":[["1996",7]]}}},{"id":23025,"uris":["http://zotero.org/users/10851648/items/MJY2P8N2"],"itemData":{"id":23025,"type":"article-journal","abstract":"Abstract\n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12</w:t>
      </w:r>
      <w:r>
        <w:rPr>
          <w:rFonts w:ascii="Times New Roman" w:hAnsi="Times New Roman" w:cs="Times New Roman"/>
          <w:sz w:val="24"/>
          <w:lang w:val="en-US"/>
        </w:rPr>
        <w:t xml:space="preserve">, </w:t>
      </w:r>
      <w:r>
        <w:rPr>
          <w:rFonts w:ascii="Times New Roman" w:hAnsi="Times New Roman" w:cs="Times New Roman"/>
          <w:i/>
          <w:iCs/>
          <w:sz w:val="24"/>
          <w:lang w:val="en-US"/>
        </w:rPr>
        <w:t>13</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phenomenon has been formalized as the concept of “team familiarity”, which highlights how repeated interactions among the same individuals improves coordination and performance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{"citationID":"RcfgnNFC","properties":{"formattedCitation":"({\\i{}14}, {\\i{}15})","plainCitation":"(14, 15)","noteIndex":0},"citationItems":[{"id":23054,"uris":["http://zotero.org/users/10851648/items/CDTBTL4V"],"itemData":{"id":23054,"type":"article-journal","container-title":"Harvard Business Review","page":"27-29","title":"The Hidden Benefits of Keeping Teams Intact","volume":"91","author":[{"family":"Huckman","given":"Robert S"}],"issued":{"date-parts":[["2013"]]}}},{"id":23055,"uris":["http://zotero.org/users/10851648/items/ANPYFYTM"],"itemData":{"id":23055,"type":"article-journal","abstract":"Much of the literature on team learning views experience as a unidimensional concept captured by the cumulative production volume of, or the number of projects completed by, a team. Implicit in this approach is the assumption that teams are stable in their membership and internal organization. In practice, however, such stability is rare, because the composition and structure of teams often change over time (e.g., between projects). In this paper, we use detailed data from an Indian software services firm to examine how such changes may affect the accumulation of experience within, and the performance of, teams. We find that the level of team familiarity (i.e., the average number of times that each member has worked with every other member of the team) has a significant positive effect on performance, but we observe that conventional measures of the experience of individual team members (e.g., years at the firm) are not consistently related to performance. We do find, however, that the role experience of individuals in a team (i.e., years in a given role within a team) is associated with better team performance. Our results offer an approach for capturing the experience held by fluid teams and highlight the need to study context-specific measures of experience, including role experience. In addition, our findings provide insight into how the interactions of team members may contribute to the development of broader firm capabilities.","container-title":"Management Science","DOI":"10.1287/mnsc.1080.0921","ISSN":"0025-1909, 1526-5501","issue":"1","journalAbbreviation":"Management Science","language":"en","page":"85-100","source":"DOI.org (Crossref)","title":"Team Familiarity, Role Experience, and Performance: Evidence from Indian Software Services","title-short":"Team Familiarity, Role Experience, and Performance","volume":"55","author":[{"family":"Huckman","given":"Robert S."},{"family":"Staats","given":"Bradley R."},{"family":"Upton","given":"David M."}],"issued":{"date-parts":[["2009",1]]}}}],"schema":"https://github.com/citation-style-language/schema/raw/master/csl-citation.json"}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14</w:t>
      </w:r>
      <w:r>
        <w:rPr>
          <w:rFonts w:ascii="Times New Roman" w:hAnsi="Times New Roman" w:cs="Times New Roman"/>
          <w:sz w:val="24"/>
          <w:lang w:val="en-US"/>
        </w:rPr>
        <w:t xml:space="preserve">, </w:t>
      </w:r>
      <w:r>
        <w:rPr>
          <w:rFonts w:ascii="Times New Roman" w:hAnsi="Times New Roman" w:cs="Times New Roman"/>
          <w:i/>
          <w:iCs/>
          <w:sz w:val="24"/>
          <w:lang w:val="en-US"/>
        </w:rPr>
        <w:t>15</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This raises the question of whether familiarity among group members also enhances the ability of other animal collectives to solve challenges that demand particularly intricate coordination and communication.</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We experimentally tested whether familiarity increases group performance during collective tasks by non-human animals. Lab experiments using fish have shown that familiarity can increase coordination in schools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{"citationID":"qQEJvN7l","properties":{"formattedCitation":"({\\i{}16}, {\\i{}17})","plainCitation":"(16, 17)","noteIndex":0},"citationItems":[{"id":23027,"uris":["http://zotero.org/users/10851648/items/TDHL7VZX"],"itemData":{"id":23027,"type":"article-journal","abstract":"The coordinated and synchronized movement of animals in groups often referred to as collective motion emerges through the interactions between individual animals within the group. Factors which affect these interactions have the potential to shape collective movement. One such factor is familiarity, or the tendency to bias behaviour towards individuals as a result of social recognition. We examined the effect of familiarity on the expression of collective motion in small shoals of female guppies (\n              Poecilia reticulata\n              ). Groups comprising familiar individuals were more strongly polarized than groups of unfamiliar individuals, particularly when in novel surroundings. The ability to form more strongly polarized shoals potentially promotes information transfer and enhances the anti-predator benefits of grouping.","container-title":"Royal Society Open Science","DOI":"10.1098/rsos.170312","ISSN":"2054-5703","issue":"9","journalAbbreviation":"R. Soc. open sci.","language":"en","page":"170312","source":"DOI.org (Crossref)","title":"Familiarity affects collective motion in shoals of guppies ( &lt;i&gt;Poecilia reticulata&lt;/i&gt; )","volume":"4","author":[{"family":"Davis","given":"Scarlet"},{"family":"Lukeman","given":"Ryan"},{"family":"Schaerf","given":"Timothy M."},{"family":"Ward","given":"Ashley J. W."}],"issued":{"date-parts":[["2017",9]]}}},{"id":22731,"uris":["http://zotero.org/users/10851648/items/Y8JFM476"],"itemData":{"id":22731,"type":"article-journal","abstract":"Abstract\n            \n              Using social groups (i.e. schools) of the tropical damselfish\n              Chromis viridis\n              , we test how familiarity through repeated social interactions influences fast-start responses, the primary defensive behaviour in a range of taxa, including fish, sharks, and larval amphibians. We focus on reactivity through response latency and kinematic performance (i.e. agility and propulsion) following a simulated predator attack, while distinguishing between first and subsequent responders (direct response to stimulation versus response triggered by integrated direct and social stimulation, respectively). In familiar schools, first and subsequent responders exhibit shorter latency than unfamiliar individuals, demonstrating that familiarity increases reactivity to direct and, potentially, social stimulation. Further, familiarity modulates kinematic performance in subsequent responders, demonstrated by increased agility and propulsion. These findings demonstrate that the benefits of social recognition and memory may enhance individual fitness through greater survival of predator attacks.","container-title":"Communications Biology","DOI":"10.1038/s42003-021-02407-4","ISSN":"2399-3642","issue":"1","journalAbbreviation":"Commun Biol","language":"en","page":"897","source":"DOI.org (Crossref)","title":"Social familiarity improves fast-start escape performance in schooling fish","volume":"4","author":[{"family":"Nadler","given":"Lauren E."},{"family":"McCormick","given":"Mark I."},{"family":"Johansen","given":"Jacob L."},{"family":"Domenici","given":"Paolo"}],"issued":{"date-parts":[["2021",7,20]]}}}],"schema":"https://github.com/citation-style-language/schema/raw/master/csl-citation.json"}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16</w:t>
      </w:r>
      <w:r>
        <w:rPr>
          <w:rFonts w:ascii="Times New Roman" w:hAnsi="Times New Roman" w:cs="Times New Roman"/>
          <w:sz w:val="24"/>
          <w:lang w:val="en-US"/>
        </w:rPr>
        <w:t xml:space="preserve">, </w:t>
      </w:r>
      <w:r>
        <w:rPr>
          <w:rFonts w:ascii="Times New Roman" w:hAnsi="Times New Roman" w:cs="Times New Roman"/>
          <w:i/>
          <w:iCs/>
          <w:sz w:val="24"/>
          <w:lang w:val="en-US"/>
        </w:rPr>
        <w:t>17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facilitate transmission of information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{"citationID":"jbRN8WaT","properties":{"formattedCitation":"({\\i{}18}, {\\i{}19})","plainCitation":"(18, 19)","noteIndex":0},"citationItems":[{"id":23073,"uris":["http://zotero.org/users/10851648/items/D9GQWQ6H"],"itemData":{"id":23073,"type":"article-journal","container-title":"Animal Behaviour","DOI":"10.1006/anbe.2001.1788","ISSN":"00033472","issue":"3","journalAbbreviation":"Animal Behaviour","language":"en","license":"https://www.elsevier.com/tdm/userlicense/1.0/","page":"591-598","source":"DOI.org (Crossref)","title":"Familiarity facilitates social learning of foraging behaviour in the guppy","volume":"62","author":[{"family":"Swaney","given":"Will"},{"family":"Kendal","given":"Jeremy"},{"family":"Capon","given":"Hannah"},{"family":"Brown","given":"Culum"},{"family":"Laland","given":"Kevin N."}],"issued":{"date-parts":[["2001",9]]}}},{"id":23075,"uris":["http://zotero.org/users/10851648/items/U8DHABTT"],"itemData":{"id":23075,"type":"article-journal","abstract":"Numerous factors affect the fine-scale social structure of animal groups, but it is unclear how important such factors are in determining how individuals encounter resources. Familiarity affects shoal choice and structure in many social fishes. Here, we show that familiarity between shoal members of sticklebacks (\n              Gasterosteus aculeatus\n              ) affects both fine-scale social organization and the discovery of resources. Social network analysis revealed that sticklebacks remained closer to familiar than to unfamiliar individuals within the same shoal. Network-based diffusion analysis revealed that there was a strong untransmitted social effect on patch discovery, with individuals tending to discover a task sooner if a familiar individual from their group had previously done so than if an unfamiliar fish had done so. However, in contrast to the effect of familiarity, the frequency with which individuals had previously associated with one another had no effect upon the likelihood of prey patch discovery. This may have been due to the influence of fish on one another's movements; the effect of familiarity on discovery of an empty ‘control’ patch was as strong as for discovery of an actual prey patch. Our results demonstrate that factors affecting fine-scale social interactions can also influence how individuals encounter and exploit resources.","container-title":"Proceedings of the Royal Society B: Biological Sciences","DOI":"10.1098/rspb.2014.0579","ISSN":"0962-8452, 1471-2954","issue":"1789","journalAbbreviation":"Proc. R. Soc. B.","language":"en","page":"20140579","source":"DOI.org (Crossref)","title":"Familiarity affects social network structure and discovery of prey patch locations in foraging stickleback shoals","volume":"281","author":[{"family":"Atton","given":"N."},{"family":"Galef","given":"B. J."},{"family":"Hoppitt","given":"W."},{"family":"Webster","given":"M. M."},{"family":"Laland","given":"K. N."}],"issued":{"date-parts":[["2014",8,22]]}}}],"schema":"https://github.com/citation-style-language/schema/raw/master/csl-citation.json"}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18</w:t>
      </w:r>
      <w:r>
        <w:rPr>
          <w:rFonts w:ascii="Times New Roman" w:hAnsi="Times New Roman" w:cs="Times New Roman"/>
          <w:sz w:val="24"/>
          <w:lang w:val="en-US"/>
        </w:rPr>
        <w:t xml:space="preserve">, </w:t>
      </w:r>
      <w:r>
        <w:rPr>
          <w:rFonts w:ascii="Times New Roman" w:hAnsi="Times New Roman" w:cs="Times New Roman"/>
          <w:i/>
          <w:iCs/>
          <w:sz w:val="24"/>
          <w:lang w:val="en-US"/>
        </w:rPr>
        <w:t>19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However, testing this link in natural groups is difficult because high familiarity is intrinsically linked with strong spatial cohesion and living in stable groups, such as groups of primates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{"citationID":"9qe9FJPS","properties":{"formattedCitation":"({\\i{}20})","plainCitation":"(20)","noteIndex":0},"citationItems":[{"id":9723,"uris":["http://zotero.org/users/10851648/items/ECWA5TRK"],"itemData":{"id":9723,"type":"article-journal","abstract":"PDF OBJECTIVE: The purpose of this study was to evaluate the prevalence of MR abnormalities of the knee on the symptomatic and contralateral asymptomatic sides in patients with suspected meniscal tears. SUBJECTS AND METHODS. One hundred patients (mean age, 42.7 years; range, 18-73 years) referred for suspected meniscal tears were prospectively examined with MRI of both knees when the contralateral knee was asymptomatic. The prevalence of various types of meniscal tears and other MR abnormalities was determined. RESULTS: Meniscal tears were found in 57 symptomatic knees and in 36 contralateral asymptomatic knees. In those 57 patients with a meniscal tear on the symptomatic side, the prevalence of asymptomatic tears in the contralateral side was 63% (36/57). Horizontal or oblique meniscal tears were found medially in 32 and laterally in 11 symptomatic knees, and medially in 29 and laterally in eight asymptomatic knees. Radial, vertical, complex, or displaced tears were found medially in 18 and laterally in five symptomatic knees, and medially in five and laterally in none of the asymptomatic knees. Collateral ligament abnormalities were found in 53 symptomatic knees and in six asymptomatic knees. Pericapsular soft-tissue abnormalities were found in 64 symptomatic and in 12 asymptomatic knees. Edema-like bone marrow abnormalities were found in 36 symptomatic and in three asymptomatic knees. CONCLUSION: Horizontal or oblique meniscal tears are frequently encountered in both asymptomatic and symptomatic knees and may not always be related to symptoms. However, radial, vertical, complex, or displaced meniscal tears and abnormalities of the collateral ligaments, pericapsular soft tissues, and bone marrow are found almost exclusively on the symptomatic side and appear to be clinically more meaningful. Adolescent; ult; ed; male; mans; ee/*abnormalities/*pathology; ee Injuries/*epidemiology/*pathology; agnetic Resonance Imaging; le; dial Collateral Ligament, Knee/abnormalities/injuries/pathology; nisci, Tibial/*abnormalities/*injuries/pathology; ddle Aged; evalence; producibility of Results; auma Severity Indices;","container-title":"Science","DOI":"10.1126/science.aaa5099","ISSN":"0036-8075","issue":"6241","note":"ISBN: 9780521864848","page":"1358-1361","title":"Shared decision-making drives collective movement in wild baboons","volume":"348","author":[{"family":"Strandburg-Peshkin","given":"A."},{"family":"Farine","given":"D. R."},{"family":"Couzin","given":"I. D."},{"family":"Crofoot","given":"M. C."}],"issued":{"date-parts":[["2015",6,19]]}}}],"schema":"https://github.com/citation-style-language/schema/raw/master/csl-citation.json"}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20</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birds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{"citationID":"PkIvjAl4","properties":{"formattedCitation":"({\\i{}21})","plainCitation":"(21)","noteIndex":0},"citationItems":[{"id":23033,"uris":["http://zotero.org/users/10851648/items/CGQFQU9R"],"itemData":{"id":23033,"type":"article-journal","abstract":"Abstract\n            \n              Shared-decision making is beneficial for the maintenance of group-living. However, little is known about whether consensus decision-making follows similar processes across different species. Addressing this question requires robust quantification of how individuals move relative to each other. Here we use high-resolution GPS-tracking of two vulturine guineafowl (\n              Acryllium vulturinum\n              ) groups to test the predictions from a classic theoretical model of collective motion. We show that, in both groups, all individuals can successfully initiate directional movements, although males are more likely to be followed than females. When multiple group members initiate simultaneously, follower decisions depend on directional agreement, with followers compromising directions if the difference between them is small or choosing the majority direction if the difference is large. By aligning with model predictions and replicating the findings of a previous field study on olive baboons (\n              Papio anubis\n              ), our results suggest that a common process governs collective decision-making in moving animal groups.","container-title":"Communications Biology","DOI":"10.1038/s42003-024-05782-w","ISSN":"2399-3642","issue":"1","journalAbbreviation":"Commun Biol","language":"en","page":"95","source":"DOI.org (Crossref)","title":"Compromise or choose: shared movement decisions in wild vulturine guineafowl","title-short":"Compromise or choose","volume":"7","author":[{"family":"Papageorgiou","given":"Danai"},{"family":"Nyaguthii","given":"Brendah"},{"family":"Farine","given":"Damien R."}],"issued":{"date-parts":[["2024",1,13]]}}}],"schema":"https://github.com/citation-style-language/schema/raw/master/csl-citation.json"}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where individuals live and move together. This limits our ability to compare performance of collectives at solving ecologically relevant challenges in both familiar and unfamiliar settings. We overcome this challenge by bringing wild-caught groups of Spix’s disc-winged bat (</w:t>
      </w:r>
      <w:r>
        <w:rPr>
          <w:rFonts w:ascii="Times New Roman" w:hAnsi="Times New Roman" w:eastAsia="Times New Roman" w:cs="Times New Roman"/>
          <w:i/>
          <w:iCs/>
          <w:sz w:val="24"/>
          <w:szCs w:val="24"/>
          <w:lang w:val="en-GB"/>
        </w:rPr>
        <w:t>Thyroptera tricolor</w:t>
      </w:r>
      <w:r>
        <w:rPr>
          <w:rFonts w:ascii="Times New Roman" w:hAnsi="Times New Roman" w:eastAsia="Times New Roman" w:cs="Times New Roman"/>
          <w:sz w:val="24"/>
          <w:szCs w:val="24"/>
          <w:lang w:val="en-GB"/>
        </w:rPr>
        <w:t xml:space="preserve">), a Neotropical species characterized by high social stability, temporarily (&lt; 6 h) into captivity. This species forms long-term stable groups of about five individuals (range 2–9) that sleep inside developing tubular leaves of plants in the order Zingiberales, such as heliconias and bananas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jGLkhoi0","properties":{"formattedCitation":"({\\i{}22}\\uc0\\u8211{}{\\i{}24})","plainCitation":"(22–24)","noteIndex":0},"citationItems":[{"id":3103,"uris":["http://zotero.org/users/10851648/items/368G7AIC"],"itemData":{"id":3103,"type":"article-journal","container-title":"Behavioral Ecology and Sociobiology","license":"All rights reserved","page":"1619-1630","title":"Comparative social network analysis in a leaf-roosting bat","volume":"64","author":[{"family":"Chaverri","given":"G"}],"issued":{"date-parts":[["2010"]]}}},{"id":627,"uris":["http://zotero.org/users/10851648/items/7PRV7DX5"],"itemData":{"id":627,"type":"article-journal","abstract":"Spix's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B"}],"issued":{"date-parts":[["2004"]]}}},{"id":5888,"uris":["http://zotero.org/users/10851648/items/Y5AJFC5S"],"itemData":{"id":5888,"type":"article-journal","container-title":"Journal of Mammalogy","page":"562-571","title":"Observations on the neotropical disk-winged bat, Thyroptera tricolor Spix","volume":"55","author":[{"family":"Findley","given":"J S"},{"family":"Wilson","given":"D E"}],"issued":{"date-parts":[["1974"]]}}}],"schema":"https://github.com/citation-style-language/schema/raw/master/csl-citation.json"}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22</w:t>
      </w:r>
      <w:r>
        <w:rPr>
          <w:rFonts w:ascii="Times New Roman" w:hAnsi="Times New Roman" w:cs="Times New Roman"/>
          <w:sz w:val="24"/>
          <w:lang w:val="en-US"/>
        </w:rPr>
        <w:t>–</w:t>
      </w:r>
      <w:r>
        <w:rPr>
          <w:rFonts w:ascii="Times New Roman" w:hAnsi="Times New Roman" w:cs="Times New Roman"/>
          <w:i/>
          <w:iCs/>
          <w:sz w:val="24"/>
          <w:lang w:val="en-US"/>
        </w:rPr>
        <w:t>24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Because these leaves unfurl after approximately one day, groups must repeatedly find new sleeping sites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{"citationID":"hRt2UzsV","properties":{"formattedCitation":"({\\i{}25})","plainCitation":"(25)","noteIndex":0},"citationItems":[{"id":460,"uris":["http://zotero.org/users/10851648/items/SYANJECI"],"itemData":{"id":460,"type":"article-journal","container-title":"Journal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25</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Group members also have to enter the leaf in rapid succession to reduce both individual predation risk and overall group detectability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{"citationID":"V9VEpSWK","properties":{"formattedCitation":"({\\i{}26}, {\\i{}27})","plainCitation":"(26, 27)","noteIndex":0},"citationItems":[{"id":22777,"uris":["http://zotero.org/users/10851648/items/2FSHA56F"],"itemData":{"id":22777,"type":"article-journal","container-title":"Behavioral Ecology","DOI":"10.1093/beheco/arm122","ISSN":"1465-7279, 1045-2249","issue":"1","language":"en","page":"193-201","source":"DOI.org (Crossref)","title":"Mechanisms for aggregation in animals: rule success depends on ecological variables","title-short":"Mechanisms for aggregation in animals","volume":"19","author":[{"family":"Morrell","given":"Lesley J."},{"family":"James","given":"Richard"}],"issued":{"date-parts":[["2008",1]]}}},{"id":292,"uris":["http://zotero.org/users/10851648/items/JPV8NS5J"],"itemData":{"id":292,"type":"book","event-place":"New York","publisher":"Oxford University Press","publisher-place":"New York","title":"Living in groups","author":[{"family":"Krause","given":"J"},{"family":"Ruxton","given":"G D"}],"issued":{"date-parts":[["2002"]]}}}],"schema":"https://github.com/citation-style-language/schema/raw/master/csl-citation.json"}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26</w:t>
      </w:r>
      <w:r>
        <w:rPr>
          <w:rFonts w:ascii="Times New Roman" w:hAnsi="Times New Roman" w:cs="Times New Roman"/>
          <w:sz w:val="24"/>
          <w:lang w:val="en-US"/>
        </w:rPr>
        <w:t xml:space="preserve">, </w:t>
      </w:r>
      <w:r>
        <w:rPr>
          <w:rFonts w:ascii="Times New Roman" w:hAnsi="Times New Roman" w:cs="Times New Roman"/>
          <w:i/>
          <w:iCs/>
          <w:sz w:val="24"/>
          <w:lang w:val="en-US"/>
        </w:rPr>
        <w:t>27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ecological challenge is readily replicated in laboratory conditions. </w:t>
      </w:r>
    </w:p>
    <w:p>
      <w:pPr>
        <w:rPr>
          <w:rFonts w:ascii="Times New Roman" w:hAnsi="Times New Roman" w:eastAsia="Times New Roman" w:cs="Times New Roman"/>
          <w:sz w:val="24"/>
          <w:szCs w:val="24"/>
          <w:lang w:val="en-GB"/>
        </w:rPr>
      </w:pPr>
    </w:p>
    <w:p>
      <w:pPr>
        <w:rPr>
          <w:del w:id="0" w:author="marcelo" w:date="2026-01-13T12:23:07Z"/>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We used videos from four cameras to reconstruct the 3-dimensional trajectories of individuals from natural (high familiarity) groups and artificial groups (novel combinations of individuals from several natural groups) flying in a large flight cage (9 x 4 x 3 m</w:t>
      </w:r>
      <w:ins w:id="1" w:author="marcelo" w:date="2026-01-13T12:06:20Z">
        <w:r>
          <w:rPr>
            <w:rFonts w:hint="default" w:ascii="Times New Roman" w:hAnsi="Times New Roman" w:eastAsia="Times New Roman" w:cs="Times New Roman"/>
            <w:sz w:val="24"/>
            <w:szCs w:val="24"/>
          </w:rPr>
          <w:t>;</w:t>
        </w:r>
      </w:ins>
      <w:ins w:id="2" w:author="marcelo" w:date="2026-01-13T12:06:21Z">
        <w:r>
          <w:rPr>
            <w:rFonts w:hint="default" w:ascii="Times New Roman" w:hAnsi="Times New Roman" w:eastAsia="Times New Roman" w:cs="Times New Roman"/>
            <w:sz w:val="24"/>
            <w:szCs w:val="24"/>
          </w:rPr>
          <w:t xml:space="preserve"> Fig</w:t>
        </w:r>
      </w:ins>
      <w:ins w:id="3" w:author="marcelo" w:date="2026-01-13T12:06:22Z">
        <w:r>
          <w:rPr>
            <w:rFonts w:hint="default" w:ascii="Times New Roman" w:hAnsi="Times New Roman" w:eastAsia="Times New Roman" w:cs="Times New Roman"/>
            <w:sz w:val="24"/>
            <w:szCs w:val="24"/>
          </w:rPr>
          <w:t xml:space="preserve">ure </w:t>
        </w:r>
      </w:ins>
      <w:ins w:id="4" w:author="marcelo" w:date="2026-01-13T12:06:23Z">
        <w:r>
          <w:rPr>
            <w:rFonts w:hint="default" w:ascii="Times New Roman" w:hAnsi="Times New Roman" w:eastAsia="Times New Roman" w:cs="Times New Roman"/>
            <w:sz w:val="24"/>
            <w:szCs w:val="24"/>
          </w:rPr>
          <w:t>1a</w:t>
        </w:r>
      </w:ins>
      <w:ins w:id="5" w:author="marcelo" w:date="2026-01-13T12:06:24Z">
        <w:r>
          <w:rPr>
            <w:rFonts w:hint="default" w:ascii="Times New Roman" w:hAnsi="Times New Roman" w:eastAsia="Times New Roman" w:cs="Times New Roman"/>
            <w:sz w:val="24"/>
            <w:szCs w:val="24"/>
          </w:rPr>
          <w:t>-</w:t>
        </w:r>
      </w:ins>
      <w:ins w:id="6" w:author="marcelo" w:date="2026-01-13T12:06:25Z">
        <w:r>
          <w:rPr>
            <w:rFonts w:hint="default" w:ascii="Times New Roman" w:hAnsi="Times New Roman" w:eastAsia="Times New Roman" w:cs="Times New Roman"/>
            <w:sz w:val="24"/>
            <w:szCs w:val="24"/>
          </w:rPr>
          <w:t>b</w:t>
        </w:r>
      </w:ins>
      <w:r>
        <w:rPr>
          <w:rFonts w:ascii="Times New Roman" w:hAnsi="Times New Roman" w:eastAsia="Times New Roman" w:cs="Times New Roman"/>
          <w:sz w:val="24"/>
          <w:szCs w:val="24"/>
          <w:lang w:val="en-GB"/>
        </w:rPr>
        <w:t>). If familiarity plays an important role in collective behaviours, we expected that the high familiarity groups would show greater spatial cohesion than the artificial groups. Annotating 5 s segments where the trajectories of all individuals were visible confirmed this prediction, with the data revealing that bats in natural groups flew significantly closer to one-another than bats in artificial groups (</w:t>
      </w:r>
      <w:del w:id="7" w:author="marcelo" w:date="2026-01-13T12:35:38Z">
        <w:r>
          <w:rPr>
            <w:rFonts w:ascii="Times New Roman" w:hAnsi="Times New Roman" w:eastAsia="Times New Roman" w:cs="Times New Roman"/>
            <w:sz w:val="24"/>
            <w:szCs w:val="24"/>
            <w:lang w:val="en-GB"/>
          </w:rPr>
          <w:delText>effect size: -0.311 m; 95% uncertainty interval (UI): -0.446 – -0.175 m,</w:delText>
        </w:r>
      </w:del>
      <w:del w:id="8" w:author="marcelo" w:date="2026-01-13T12:35:41Z">
        <w:r>
          <w:rPr>
            <w:rFonts w:ascii="Times New Roman" w:hAnsi="Times New Roman" w:eastAsia="Times New Roman" w:cs="Times New Roman"/>
            <w:sz w:val="24"/>
            <w:szCs w:val="24"/>
            <w:lang w:val="en-GB"/>
          </w:rPr>
          <w:delText xml:space="preserve"> </w:delText>
        </w:r>
      </w:del>
      <w:r>
        <w:rPr>
          <w:rFonts w:ascii="Times New Roman" w:hAnsi="Times New Roman" w:eastAsia="Times New Roman" w:cs="Times New Roman"/>
          <w:sz w:val="24"/>
          <w:szCs w:val="24"/>
          <w:lang w:val="en-GB"/>
        </w:rPr>
        <w:t xml:space="preserve">Figure </w:t>
      </w:r>
      <w:ins w:id="9" w:author="marcelo" w:date="2026-01-13T12:35:51Z">
        <w:r>
          <w:rPr>
            <w:rFonts w:hint="default" w:ascii="Times New Roman" w:hAnsi="Times New Roman" w:eastAsia="Times New Roman" w:cs="Times New Roman"/>
            <w:sz w:val="24"/>
            <w:szCs w:val="24"/>
          </w:rPr>
          <w:t>2</w:t>
        </w:r>
      </w:ins>
      <w:del w:id="10" w:author="marcelo" w:date="2026-01-13T12:36:01Z">
        <w:commentRangeStart w:id="0"/>
        <w:commentRangeStart w:id="1"/>
        <w:r>
          <w:rPr>
            <w:rFonts w:ascii="Times New Roman" w:hAnsi="Times New Roman" w:eastAsia="Times New Roman" w:cs="Times New Roman"/>
            <w:sz w:val="24"/>
            <w:szCs w:val="24"/>
            <w:lang w:val="en-GB"/>
          </w:rPr>
          <w:delText>1</w:delText>
        </w:r>
        <w:commentRangeEnd w:id="0"/>
      </w:del>
      <w:del w:id="11" w:author="marcelo" w:date="2026-01-13T12:36:01Z">
        <w:r>
          <w:rPr>
            <w:rStyle w:val="11"/>
          </w:rPr>
          <w:commentReference w:id="0"/>
        </w:r>
        <w:commentRangeEnd w:id="1"/>
      </w:del>
      <w:del w:id="12" w:author="marcelo" w:date="2026-01-13T12:36:01Z">
        <w:r>
          <w:rPr>
            <w:rStyle w:val="11"/>
          </w:rPr>
          <w:commentReference w:id="1"/>
        </w:r>
      </w:del>
      <w:r>
        <w:rPr>
          <w:rFonts w:ascii="Times New Roman" w:hAnsi="Times New Roman" w:eastAsia="Times New Roman" w:cs="Times New Roman"/>
          <w:sz w:val="24"/>
          <w:szCs w:val="24"/>
          <w:lang w:val="en-GB"/>
        </w:rPr>
        <w:t xml:space="preserve">). Artificial groups did not differ from random expectation (‘simulated groups’ where the flight trajectories of individuals from different trials were combined; </w:t>
      </w:r>
      <w:ins w:id="13" w:author="marcelo" w:date="2026-01-13T12:37:34Z">
        <w:r>
          <w:rPr>
            <w:rFonts w:hint="default" w:ascii="Times New Roman" w:hAnsi="Times New Roman" w:eastAsia="Times New Roman" w:cs="Times New Roman"/>
            <w:sz w:val="24"/>
            <w:szCs w:val="24"/>
          </w:rPr>
          <w:t>F</w:t>
        </w:r>
      </w:ins>
      <w:ins w:id="14" w:author="marcelo" w:date="2026-01-13T12:37:35Z">
        <w:r>
          <w:rPr>
            <w:rFonts w:hint="default" w:ascii="Times New Roman" w:hAnsi="Times New Roman" w:eastAsia="Times New Roman" w:cs="Times New Roman"/>
            <w:sz w:val="24"/>
            <w:szCs w:val="24"/>
          </w:rPr>
          <w:t>ig</w:t>
        </w:r>
      </w:ins>
      <w:ins w:id="15" w:author="marcelo" w:date="2026-01-13T12:37:36Z">
        <w:r>
          <w:rPr>
            <w:rFonts w:hint="default" w:ascii="Times New Roman" w:hAnsi="Times New Roman" w:eastAsia="Times New Roman" w:cs="Times New Roman"/>
            <w:sz w:val="24"/>
            <w:szCs w:val="24"/>
          </w:rPr>
          <w:t xml:space="preserve">ure </w:t>
        </w:r>
      </w:ins>
      <w:ins w:id="16" w:author="marcelo" w:date="2026-01-13T12:37:48Z">
        <w:r>
          <w:rPr>
            <w:rFonts w:hint="default" w:ascii="Times New Roman" w:hAnsi="Times New Roman" w:eastAsia="Times New Roman" w:cs="Times New Roman"/>
            <w:sz w:val="24"/>
            <w:szCs w:val="24"/>
          </w:rPr>
          <w:t>1</w:t>
        </w:r>
      </w:ins>
      <w:ins w:id="17" w:author="marcelo" w:date="2026-01-13T12:37:49Z">
        <w:r>
          <w:rPr>
            <w:rFonts w:hint="default" w:ascii="Times New Roman" w:hAnsi="Times New Roman" w:eastAsia="Times New Roman" w:cs="Times New Roman"/>
            <w:sz w:val="24"/>
            <w:szCs w:val="24"/>
          </w:rPr>
          <w:t xml:space="preserve">c </w:t>
        </w:r>
      </w:ins>
      <w:ins w:id="18" w:author="marcelo" w:date="2026-01-13T12:37:50Z">
        <w:r>
          <w:rPr>
            <w:rFonts w:hint="default" w:ascii="Times New Roman" w:hAnsi="Times New Roman" w:eastAsia="Times New Roman" w:cs="Times New Roman"/>
            <w:sz w:val="24"/>
            <w:szCs w:val="24"/>
          </w:rPr>
          <w:t>and</w:t>
        </w:r>
      </w:ins>
      <w:ins w:id="19" w:author="marcelo" w:date="2026-01-13T12:37:51Z">
        <w:r>
          <w:rPr>
            <w:rFonts w:hint="default" w:ascii="Times New Roman" w:hAnsi="Times New Roman" w:eastAsia="Times New Roman" w:cs="Times New Roman"/>
            <w:sz w:val="24"/>
            <w:szCs w:val="24"/>
          </w:rPr>
          <w:t xml:space="preserve"> </w:t>
        </w:r>
      </w:ins>
      <w:ins w:id="20" w:author="marcelo" w:date="2026-01-13T12:37:52Z">
        <w:r>
          <w:rPr>
            <w:rFonts w:hint="default" w:ascii="Times New Roman" w:hAnsi="Times New Roman" w:eastAsia="Times New Roman" w:cs="Times New Roman"/>
            <w:sz w:val="24"/>
            <w:szCs w:val="24"/>
          </w:rPr>
          <w:t>2</w:t>
        </w:r>
      </w:ins>
      <w:del w:id="21" w:author="marcelo" w:date="2026-01-13T12:37:34Z">
        <w:r>
          <w:rPr>
            <w:rFonts w:ascii="Times New Roman" w:hAnsi="Times New Roman" w:eastAsia="Times New Roman" w:cs="Times New Roman"/>
            <w:sz w:val="24"/>
            <w:szCs w:val="24"/>
            <w:lang w:val="en-GB"/>
          </w:rPr>
          <w:delText>posthoc test: XXX</w:delText>
        </w:r>
      </w:del>
      <w:r>
        <w:rPr>
          <w:rFonts w:ascii="Times New Roman" w:hAnsi="Times New Roman" w:eastAsia="Times New Roman" w:cs="Times New Roman"/>
          <w:sz w:val="24"/>
          <w:szCs w:val="24"/>
          <w:lang w:val="en-GB"/>
        </w:rPr>
        <w:t>), confirming that familiarity introduced a distinct change in coordination.</w:t>
      </w:r>
    </w:p>
    <w:p>
      <w:pPr>
        <w:rPr>
          <w:ins w:id="22" w:author="marcelo" w:date="2026-01-13T12:11:59Z"/>
          <w:rFonts w:ascii="Times New Roman" w:hAnsi="Times New Roman" w:eastAsia="Times New Roman" w:cs="Times New Roman"/>
          <w:sz w:val="24"/>
          <w:szCs w:val="24"/>
          <w:lang w:val="en-GB"/>
        </w:rPr>
      </w:pPr>
    </w:p>
    <w:p>
      <w:pPr>
        <w:rPr>
          <w:ins w:id="23" w:author="marcelo" w:date="2026-01-13T12:15:31Z"/>
          <w:rFonts w:hint="default" w:ascii="Times New Roman" w:hAnsi="Times New Roman" w:eastAsia="Times New Roman" w:cs="Times New Roman"/>
          <w:sz w:val="24"/>
          <w:szCs w:val="24"/>
        </w:rPr>
      </w:pPr>
      <w:ins w:id="24" w:author="marcelo" w:date="2026-01-13T12:23:09Z">
        <w:r>
          <w:rPr>
            <w:rFonts w:ascii="Times New Roman" w:hAnsi="Times New Roman" w:eastAsia="Times New Roman" w:cs="Times New Roman"/>
            <w:i/>
            <w:iCs/>
            <w:sz w:val="24"/>
            <w:szCs w:val="24"/>
            <w:rtl w:val="0"/>
          </w:rPr>
          <w:drawing>
            <wp:inline distT="0" distB="0" distL="114300" distR="114300">
              <wp:extent cx="5376545" cy="4262755"/>
              <wp:effectExtent l="0" t="0" r="14605" b="4445"/>
              <wp:docPr id="4" name="Picture 4" descr="flight_coordin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ight_coordination_diagram"/>
                      <pic:cNvPicPr>
                        <a:picLocks noChangeAspect="1"/>
                      </pic:cNvPicPr>
                    </pic:nvPicPr>
                    <pic:blipFill>
                      <a:blip r:embed="rId8"/>
                      <a:srcRect b="886"/>
                      <a:stretch>
                        <a:fillRect/>
                      </a:stretch>
                    </pic:blipFill>
                    <pic:spPr>
                      <a:xfrm>
                        <a:off x="0" y="0"/>
                        <a:ext cx="5376545" cy="4262755"/>
                      </a:xfrm>
                      <a:prstGeom prst="rect">
                        <a:avLst/>
                      </a:prstGeom>
                    </pic:spPr>
                  </pic:pic>
                </a:graphicData>
              </a:graphic>
            </wp:inline>
          </w:drawing>
        </w:r>
      </w:ins>
    </w:p>
    <w:p>
      <w:pPr>
        <w:rPr>
          <w:ins w:id="26" w:author="marcelo" w:date="2026-01-13T12:15:31Z"/>
          <w:rFonts w:ascii="Times New Roman" w:hAnsi="Times New Roman" w:eastAsia="Times New Roman" w:cs="Times New Roman"/>
          <w:i/>
          <w:iCs/>
          <w:sz w:val="24"/>
          <w:szCs w:val="24"/>
        </w:rPr>
      </w:pPr>
      <w:ins w:id="27" w:author="marcelo" w:date="2026-01-13T12:15:31Z">
        <w:r>
          <w:rPr>
            <w:rFonts w:ascii="Times New Roman" w:hAnsi="Times New Roman" w:eastAsia="Times New Roman" w:cs="Times New Roman"/>
            <w:b/>
            <w:bCs/>
            <w:sz w:val="24"/>
            <w:szCs w:val="24"/>
            <w:rtl w:val="0"/>
          </w:rPr>
          <w:t>Fig. 1.</w:t>
        </w:r>
      </w:ins>
      <w:ins w:id="28" w:author="marcelo" w:date="2026-01-13T12:15:31Z">
        <w:r>
          <w:rPr>
            <w:rFonts w:ascii="Times New Roman" w:hAnsi="Times New Roman" w:eastAsia="Times New Roman" w:cs="Times New Roman"/>
            <w:i/>
            <w:iCs/>
            <w:sz w:val="24"/>
            <w:szCs w:val="24"/>
            <w:rtl w:val="0"/>
          </w:rPr>
          <w:t xml:space="preserve"> Scheme of the experimental design to assess group flight and calling coordination.</w:t>
        </w:r>
      </w:ins>
      <w:ins w:id="29" w:author="marcelo" w:date="2026-01-13T12:24:02Z">
        <w:r>
          <w:rPr>
            <w:rFonts w:hint="default" w:ascii="Times New Roman" w:hAnsi="Times New Roman" w:eastAsia="Times New Roman" w:cs="Times New Roman"/>
            <w:i/>
            <w:iCs/>
            <w:sz w:val="24"/>
            <w:szCs w:val="24"/>
            <w:rtl w:val="0"/>
          </w:rPr>
          <w:t xml:space="preserve"> </w:t>
        </w:r>
      </w:ins>
      <w:ins w:id="30" w:author="marcelo" w:date="2026-01-13T12:24:56Z">
        <w:r>
          <w:rPr>
            <w:rFonts w:hint="default" w:ascii="Times New Roman" w:hAnsi="Times New Roman" w:eastAsia="Times New Roman" w:cs="Times New Roman"/>
            <w:i/>
            <w:iCs/>
            <w:sz w:val="24"/>
            <w:szCs w:val="24"/>
            <w:rtl w:val="0"/>
          </w:rPr>
          <w:t>H</w:t>
        </w:r>
      </w:ins>
      <w:ins w:id="31" w:author="marcelo" w:date="2026-01-13T12:24:52Z">
        <w:r>
          <w:rPr>
            <w:rFonts w:hint="default" w:ascii="Times New Roman" w:hAnsi="Times New Roman" w:eastAsia="Times New Roman" w:cs="Times New Roman"/>
            <w:i/>
            <w:iCs/>
            <w:sz w:val="24"/>
            <w:szCs w:val="24"/>
            <w:rtl w:val="0"/>
          </w:rPr>
          <w:t>ypot</w:t>
        </w:r>
      </w:ins>
      <w:ins w:id="32" w:author="marcelo" w:date="2026-01-13T12:24:53Z">
        <w:r>
          <w:rPr>
            <w:rFonts w:hint="default" w:ascii="Times New Roman" w:hAnsi="Times New Roman" w:eastAsia="Times New Roman" w:cs="Times New Roman"/>
            <w:i/>
            <w:iCs/>
            <w:sz w:val="24"/>
            <w:szCs w:val="24"/>
            <w:rtl w:val="0"/>
          </w:rPr>
          <w:t>hetica</w:t>
        </w:r>
      </w:ins>
      <w:ins w:id="33" w:author="marcelo" w:date="2026-01-13T12:24:54Z">
        <w:r>
          <w:rPr>
            <w:rFonts w:hint="default" w:ascii="Times New Roman" w:hAnsi="Times New Roman" w:eastAsia="Times New Roman" w:cs="Times New Roman"/>
            <w:i/>
            <w:iCs/>
            <w:sz w:val="24"/>
            <w:szCs w:val="24"/>
            <w:rtl w:val="0"/>
          </w:rPr>
          <w:t xml:space="preserve">l </w:t>
        </w:r>
      </w:ins>
      <w:ins w:id="34" w:author="marcelo" w:date="2026-01-13T12:31:53Z">
        <w:r>
          <w:rPr>
            <w:rFonts w:hint="default" w:ascii="Times New Roman" w:hAnsi="Times New Roman" w:eastAsia="Times New Roman" w:cs="Times New Roman"/>
            <w:i/>
            <w:iCs/>
            <w:sz w:val="24"/>
            <w:szCs w:val="24"/>
            <w:rtl w:val="0"/>
          </w:rPr>
          <w:t xml:space="preserve">artificial </w:t>
        </w:r>
      </w:ins>
      <w:ins w:id="35" w:author="marcelo" w:date="2026-01-13T12:31:58Z">
        <w:r>
          <w:rPr>
            <w:rFonts w:hint="default" w:ascii="Times New Roman" w:hAnsi="Times New Roman" w:eastAsia="Times New Roman" w:cs="Times New Roman"/>
            <w:i/>
            <w:iCs/>
            <w:sz w:val="24"/>
            <w:szCs w:val="24"/>
            <w:rtl w:val="0"/>
          </w:rPr>
          <w:t>(</w:t>
        </w:r>
      </w:ins>
      <w:ins w:id="36" w:author="marcelo" w:date="2026-01-13T12:31:59Z">
        <w:r>
          <w:rPr>
            <w:rFonts w:hint="default" w:ascii="Times New Roman" w:hAnsi="Times New Roman" w:eastAsia="Times New Roman" w:cs="Times New Roman"/>
            <w:i/>
            <w:iCs/>
            <w:sz w:val="24"/>
            <w:szCs w:val="24"/>
            <w:rtl w:val="0"/>
          </w:rPr>
          <w:t xml:space="preserve">a) </w:t>
        </w:r>
      </w:ins>
      <w:ins w:id="37" w:author="marcelo" w:date="2026-01-13T12:25:47Z">
        <w:r>
          <w:rPr>
            <w:rFonts w:hint="default" w:ascii="Times New Roman" w:hAnsi="Times New Roman" w:eastAsia="Times New Roman" w:cs="Times New Roman"/>
            <w:i/>
            <w:iCs/>
            <w:sz w:val="24"/>
            <w:szCs w:val="24"/>
            <w:rtl w:val="0"/>
          </w:rPr>
          <w:t xml:space="preserve">and </w:t>
        </w:r>
      </w:ins>
      <w:ins w:id="38" w:author="marcelo" w:date="2026-01-13T12:31:55Z">
        <w:r>
          <w:rPr>
            <w:rFonts w:hint="default" w:ascii="Times New Roman" w:hAnsi="Times New Roman" w:eastAsia="Times New Roman" w:cs="Times New Roman"/>
            <w:i/>
            <w:iCs/>
            <w:sz w:val="24"/>
            <w:szCs w:val="24"/>
            <w:rtl w:val="0"/>
          </w:rPr>
          <w:t xml:space="preserve">natural </w:t>
        </w:r>
      </w:ins>
      <w:ins w:id="39" w:author="marcelo" w:date="2026-01-13T12:32:03Z">
        <w:r>
          <w:rPr>
            <w:rFonts w:hint="default" w:ascii="Times New Roman" w:hAnsi="Times New Roman" w:eastAsia="Times New Roman" w:cs="Times New Roman"/>
            <w:i/>
            <w:iCs/>
            <w:sz w:val="24"/>
            <w:szCs w:val="24"/>
            <w:rtl w:val="0"/>
          </w:rPr>
          <w:t>(b</w:t>
        </w:r>
      </w:ins>
      <w:ins w:id="40" w:author="marcelo" w:date="2026-01-13T12:32:05Z">
        <w:r>
          <w:rPr>
            <w:rFonts w:hint="default" w:ascii="Times New Roman" w:hAnsi="Times New Roman" w:eastAsia="Times New Roman" w:cs="Times New Roman"/>
            <w:i/>
            <w:iCs/>
            <w:sz w:val="24"/>
            <w:szCs w:val="24"/>
            <w:rtl w:val="0"/>
          </w:rPr>
          <w:t xml:space="preserve">) </w:t>
        </w:r>
      </w:ins>
      <w:ins w:id="41" w:author="marcelo" w:date="2026-01-13T12:25:00Z">
        <w:r>
          <w:rPr>
            <w:rFonts w:hint="default" w:ascii="Times New Roman" w:hAnsi="Times New Roman" w:eastAsia="Times New Roman" w:cs="Times New Roman"/>
            <w:i/>
            <w:iCs/>
            <w:sz w:val="24"/>
            <w:szCs w:val="24"/>
            <w:rtl w:val="0"/>
          </w:rPr>
          <w:t>grou</w:t>
        </w:r>
      </w:ins>
      <w:ins w:id="42" w:author="marcelo" w:date="2026-01-13T12:25:01Z">
        <w:r>
          <w:rPr>
            <w:rFonts w:hint="default" w:ascii="Times New Roman" w:hAnsi="Times New Roman" w:eastAsia="Times New Roman" w:cs="Times New Roman"/>
            <w:i/>
            <w:iCs/>
            <w:sz w:val="24"/>
            <w:szCs w:val="24"/>
            <w:rtl w:val="0"/>
          </w:rPr>
          <w:t>ps a</w:t>
        </w:r>
      </w:ins>
      <w:ins w:id="43" w:author="marcelo" w:date="2026-01-13T12:25:02Z">
        <w:r>
          <w:rPr>
            <w:rFonts w:hint="default" w:ascii="Times New Roman" w:hAnsi="Times New Roman" w:eastAsia="Times New Roman" w:cs="Times New Roman"/>
            <w:i/>
            <w:iCs/>
            <w:sz w:val="24"/>
            <w:szCs w:val="24"/>
            <w:rtl w:val="0"/>
          </w:rPr>
          <w:t>re s</w:t>
        </w:r>
      </w:ins>
      <w:ins w:id="44" w:author="marcelo" w:date="2026-01-13T12:25:03Z">
        <w:r>
          <w:rPr>
            <w:rFonts w:hint="default" w:ascii="Times New Roman" w:hAnsi="Times New Roman" w:eastAsia="Times New Roman" w:cs="Times New Roman"/>
            <w:i/>
            <w:iCs/>
            <w:sz w:val="24"/>
            <w:szCs w:val="24"/>
            <w:rtl w:val="0"/>
          </w:rPr>
          <w:t>how</w:t>
        </w:r>
      </w:ins>
      <w:ins w:id="45" w:author="marcelo" w:date="2026-01-13T12:25:04Z">
        <w:r>
          <w:rPr>
            <w:rFonts w:hint="default" w:ascii="Times New Roman" w:hAnsi="Times New Roman" w:eastAsia="Times New Roman" w:cs="Times New Roman"/>
            <w:i/>
            <w:iCs/>
            <w:sz w:val="24"/>
            <w:szCs w:val="24"/>
            <w:rtl w:val="0"/>
          </w:rPr>
          <w:t xml:space="preserve">n </w:t>
        </w:r>
      </w:ins>
      <w:ins w:id="46" w:author="marcelo" w:date="2026-01-13T12:25:53Z">
        <w:r>
          <w:rPr>
            <w:rFonts w:hint="default" w:ascii="Times New Roman" w:hAnsi="Times New Roman" w:eastAsia="Times New Roman" w:cs="Times New Roman"/>
            <w:i/>
            <w:iCs/>
            <w:sz w:val="24"/>
            <w:szCs w:val="24"/>
            <w:rtl w:val="0"/>
          </w:rPr>
          <w:t>nex</w:t>
        </w:r>
      </w:ins>
      <w:ins w:id="47" w:author="marcelo" w:date="2026-01-13T12:25:54Z">
        <w:r>
          <w:rPr>
            <w:rFonts w:hint="default" w:ascii="Times New Roman" w:hAnsi="Times New Roman" w:eastAsia="Times New Roman" w:cs="Times New Roman"/>
            <w:i/>
            <w:iCs/>
            <w:sz w:val="24"/>
            <w:szCs w:val="24"/>
            <w:rtl w:val="0"/>
          </w:rPr>
          <w:t xml:space="preserve">t to </w:t>
        </w:r>
      </w:ins>
      <w:ins w:id="48" w:author="marcelo" w:date="2026-01-13T12:25:55Z">
        <w:r>
          <w:rPr>
            <w:rFonts w:hint="default" w:ascii="Times New Roman" w:hAnsi="Times New Roman" w:eastAsia="Times New Roman" w:cs="Times New Roman"/>
            <w:i/>
            <w:iCs/>
            <w:sz w:val="24"/>
            <w:szCs w:val="24"/>
            <w:rtl w:val="0"/>
          </w:rPr>
          <w:t xml:space="preserve">a </w:t>
        </w:r>
      </w:ins>
      <w:ins w:id="49" w:author="marcelo" w:date="2026-01-13T12:25:56Z">
        <w:r>
          <w:rPr>
            <w:rFonts w:hint="default" w:ascii="Times New Roman" w:hAnsi="Times New Roman" w:eastAsia="Times New Roman" w:cs="Times New Roman"/>
            <w:i/>
            <w:iCs/>
            <w:sz w:val="24"/>
            <w:szCs w:val="24"/>
            <w:rtl w:val="0"/>
          </w:rPr>
          <w:t>s</w:t>
        </w:r>
      </w:ins>
      <w:ins w:id="50" w:author="marcelo" w:date="2026-01-13T12:16:06Z">
        <w:r>
          <w:rPr>
            <w:rFonts w:hint="default" w:ascii="Times New Roman" w:hAnsi="Times New Roman" w:eastAsia="Times New Roman" w:cs="Times New Roman"/>
            <w:i/>
            <w:iCs/>
            <w:sz w:val="24"/>
            <w:szCs w:val="24"/>
            <w:rtl w:val="0"/>
          </w:rPr>
          <w:t>chema</w:t>
        </w:r>
      </w:ins>
      <w:ins w:id="51" w:author="marcelo" w:date="2026-01-13T12:16:07Z">
        <w:r>
          <w:rPr>
            <w:rFonts w:hint="default" w:ascii="Times New Roman" w:hAnsi="Times New Roman" w:eastAsia="Times New Roman" w:cs="Times New Roman"/>
            <w:i/>
            <w:iCs/>
            <w:sz w:val="24"/>
            <w:szCs w:val="24"/>
            <w:rtl w:val="0"/>
          </w:rPr>
          <w:t>tic</w:t>
        </w:r>
      </w:ins>
      <w:ins w:id="52" w:author="marcelo" w:date="2026-01-13T12:17:01Z">
        <w:r>
          <w:rPr>
            <w:rFonts w:hint="default" w:ascii="Times New Roman" w:hAnsi="Times New Roman" w:eastAsia="Times New Roman" w:cs="Times New Roman"/>
            <w:i/>
            <w:iCs/>
            <w:sz w:val="24"/>
            <w:szCs w:val="24"/>
            <w:rtl w:val="0"/>
          </w:rPr>
          <w:t xml:space="preserve"> </w:t>
        </w:r>
      </w:ins>
      <w:ins w:id="53" w:author="marcelo" w:date="2026-01-13T12:17:03Z">
        <w:r>
          <w:rPr>
            <w:rFonts w:hint="default" w:ascii="Times New Roman" w:hAnsi="Times New Roman" w:eastAsia="Times New Roman" w:cs="Times New Roman"/>
            <w:i/>
            <w:iCs/>
            <w:sz w:val="24"/>
            <w:szCs w:val="24"/>
            <w:rtl w:val="0"/>
          </w:rPr>
          <w:t>3</w:t>
        </w:r>
      </w:ins>
      <w:ins w:id="54" w:author="marcelo" w:date="2026-01-13T12:17:01Z">
        <w:r>
          <w:rPr>
            <w:rFonts w:hint="default" w:ascii="Times New Roman" w:hAnsi="Times New Roman" w:eastAsia="Times New Roman" w:cs="Times New Roman"/>
            <w:i/>
            <w:iCs/>
            <w:sz w:val="24"/>
            <w:szCs w:val="24"/>
            <w:rtl w:val="0"/>
          </w:rPr>
          <w:t>D</w:t>
        </w:r>
      </w:ins>
      <w:ins w:id="55" w:author="marcelo" w:date="2026-01-13T12:16:07Z">
        <w:r>
          <w:rPr>
            <w:rFonts w:hint="default" w:ascii="Times New Roman" w:hAnsi="Times New Roman" w:eastAsia="Times New Roman" w:cs="Times New Roman"/>
            <w:i/>
            <w:iCs/>
            <w:sz w:val="24"/>
            <w:szCs w:val="24"/>
            <w:rtl w:val="0"/>
          </w:rPr>
          <w:t xml:space="preserve"> </w:t>
        </w:r>
      </w:ins>
      <w:ins w:id="56" w:author="marcelo" w:date="2026-01-13T12:16:08Z">
        <w:r>
          <w:rPr>
            <w:rFonts w:hint="default" w:ascii="Times New Roman" w:hAnsi="Times New Roman" w:eastAsia="Times New Roman" w:cs="Times New Roman"/>
            <w:i/>
            <w:iCs/>
            <w:sz w:val="24"/>
            <w:szCs w:val="24"/>
            <w:rtl w:val="0"/>
          </w:rPr>
          <w:t>fligh</w:t>
        </w:r>
      </w:ins>
      <w:ins w:id="57" w:author="marcelo" w:date="2026-01-13T12:16:09Z">
        <w:r>
          <w:rPr>
            <w:rFonts w:hint="default" w:ascii="Times New Roman" w:hAnsi="Times New Roman" w:eastAsia="Times New Roman" w:cs="Times New Roman"/>
            <w:i/>
            <w:iCs/>
            <w:sz w:val="24"/>
            <w:szCs w:val="24"/>
            <w:rtl w:val="0"/>
          </w:rPr>
          <w:t>t tra</w:t>
        </w:r>
      </w:ins>
      <w:ins w:id="58" w:author="marcelo" w:date="2026-01-13T12:16:10Z">
        <w:r>
          <w:rPr>
            <w:rFonts w:hint="default" w:ascii="Times New Roman" w:hAnsi="Times New Roman" w:eastAsia="Times New Roman" w:cs="Times New Roman"/>
            <w:i/>
            <w:iCs/>
            <w:sz w:val="24"/>
            <w:szCs w:val="24"/>
            <w:rtl w:val="0"/>
          </w:rPr>
          <w:t>jector</w:t>
        </w:r>
      </w:ins>
      <w:ins w:id="59" w:author="marcelo" w:date="2026-01-13T12:26:06Z">
        <w:r>
          <w:rPr>
            <w:rFonts w:hint="default" w:ascii="Times New Roman" w:hAnsi="Times New Roman" w:eastAsia="Times New Roman" w:cs="Times New Roman"/>
            <w:i/>
            <w:iCs/>
            <w:sz w:val="24"/>
            <w:szCs w:val="24"/>
            <w:rtl w:val="0"/>
          </w:rPr>
          <w:t>y a</w:t>
        </w:r>
      </w:ins>
      <w:ins w:id="60" w:author="marcelo" w:date="2026-01-13T12:26:07Z">
        <w:r>
          <w:rPr>
            <w:rFonts w:hint="default" w:ascii="Times New Roman" w:hAnsi="Times New Roman" w:eastAsia="Times New Roman" w:cs="Times New Roman"/>
            <w:i/>
            <w:iCs/>
            <w:sz w:val="24"/>
            <w:szCs w:val="24"/>
            <w:rtl w:val="0"/>
          </w:rPr>
          <w:t xml:space="preserve">nd </w:t>
        </w:r>
      </w:ins>
      <w:ins w:id="61" w:author="marcelo" w:date="2026-01-13T15:08:00Z">
        <w:r>
          <w:rPr>
            <w:rFonts w:hint="default" w:ascii="Times New Roman" w:hAnsi="Times New Roman" w:eastAsia="Times New Roman" w:cs="Times New Roman"/>
            <w:i/>
            <w:iCs/>
            <w:sz w:val="24"/>
            <w:szCs w:val="24"/>
            <w:rtl w:val="0"/>
            <w:lang w:val="en-US"/>
          </w:rPr>
          <w:t>a</w:t>
        </w:r>
      </w:ins>
      <w:ins w:id="62" w:author="marcelo" w:date="2026-01-13T15:08:01Z">
        <w:r>
          <w:rPr>
            <w:rFonts w:hint="default" w:ascii="Times New Roman" w:hAnsi="Times New Roman" w:eastAsia="Times New Roman" w:cs="Times New Roman"/>
            <w:i/>
            <w:iCs/>
            <w:sz w:val="24"/>
            <w:szCs w:val="24"/>
            <w:rtl w:val="0"/>
            <w:lang w:val="en-US"/>
          </w:rPr>
          <w:t xml:space="preserve"> </w:t>
        </w:r>
      </w:ins>
      <w:ins w:id="63" w:author="marcelo" w:date="2026-01-13T12:26:13Z">
        <w:r>
          <w:rPr>
            <w:rFonts w:hint="default" w:ascii="Times New Roman" w:hAnsi="Times New Roman" w:eastAsia="Times New Roman" w:cs="Times New Roman"/>
            <w:i/>
            <w:iCs/>
            <w:sz w:val="24"/>
            <w:szCs w:val="24"/>
            <w:rtl w:val="0"/>
          </w:rPr>
          <w:t>spec</w:t>
        </w:r>
      </w:ins>
      <w:ins w:id="64" w:author="marcelo" w:date="2026-01-13T12:26:14Z">
        <w:r>
          <w:rPr>
            <w:rFonts w:hint="default" w:ascii="Times New Roman" w:hAnsi="Times New Roman" w:eastAsia="Times New Roman" w:cs="Times New Roman"/>
            <w:i/>
            <w:iCs/>
            <w:sz w:val="24"/>
            <w:szCs w:val="24"/>
            <w:rtl w:val="0"/>
          </w:rPr>
          <w:t>tro</w:t>
        </w:r>
      </w:ins>
      <w:ins w:id="65" w:author="marcelo" w:date="2026-01-13T12:26:16Z">
        <w:r>
          <w:rPr>
            <w:rFonts w:hint="default" w:ascii="Times New Roman" w:hAnsi="Times New Roman" w:eastAsia="Times New Roman" w:cs="Times New Roman"/>
            <w:i/>
            <w:iCs/>
            <w:sz w:val="24"/>
            <w:szCs w:val="24"/>
            <w:rtl w:val="0"/>
          </w:rPr>
          <w:t>gra</w:t>
        </w:r>
      </w:ins>
      <w:ins w:id="66" w:author="marcelo" w:date="2026-01-13T12:26:17Z">
        <w:r>
          <w:rPr>
            <w:rFonts w:hint="default" w:ascii="Times New Roman" w:hAnsi="Times New Roman" w:eastAsia="Times New Roman" w:cs="Times New Roman"/>
            <w:i/>
            <w:iCs/>
            <w:sz w:val="24"/>
            <w:szCs w:val="24"/>
            <w:rtl w:val="0"/>
          </w:rPr>
          <w:t xml:space="preserve">m </w:t>
        </w:r>
      </w:ins>
      <w:ins w:id="67" w:author="marcelo" w:date="2026-01-13T12:26:31Z">
        <w:r>
          <w:rPr>
            <w:rFonts w:hint="default" w:ascii="Times New Roman" w:hAnsi="Times New Roman" w:eastAsia="Times New Roman" w:cs="Times New Roman"/>
            <w:i/>
            <w:iCs/>
            <w:sz w:val="24"/>
            <w:szCs w:val="24"/>
            <w:rtl w:val="0"/>
          </w:rPr>
          <w:t xml:space="preserve">of </w:t>
        </w:r>
      </w:ins>
      <w:ins w:id="68" w:author="marcelo" w:date="2026-01-13T12:26:32Z">
        <w:r>
          <w:rPr>
            <w:rFonts w:hint="default" w:ascii="Times New Roman" w:hAnsi="Times New Roman" w:eastAsia="Times New Roman" w:cs="Times New Roman"/>
            <w:i/>
            <w:iCs/>
            <w:sz w:val="24"/>
            <w:szCs w:val="24"/>
            <w:rtl w:val="0"/>
          </w:rPr>
          <w:t>the v</w:t>
        </w:r>
      </w:ins>
      <w:ins w:id="69" w:author="marcelo" w:date="2026-01-13T12:26:33Z">
        <w:r>
          <w:rPr>
            <w:rFonts w:hint="default" w:ascii="Times New Roman" w:hAnsi="Times New Roman" w:eastAsia="Times New Roman" w:cs="Times New Roman"/>
            <w:i/>
            <w:iCs/>
            <w:sz w:val="24"/>
            <w:szCs w:val="24"/>
            <w:rtl w:val="0"/>
          </w:rPr>
          <w:t>ocal ac</w:t>
        </w:r>
      </w:ins>
      <w:ins w:id="70" w:author="marcelo" w:date="2026-01-13T12:26:34Z">
        <w:r>
          <w:rPr>
            <w:rFonts w:hint="default" w:ascii="Times New Roman" w:hAnsi="Times New Roman" w:eastAsia="Times New Roman" w:cs="Times New Roman"/>
            <w:i/>
            <w:iCs/>
            <w:sz w:val="24"/>
            <w:szCs w:val="24"/>
            <w:rtl w:val="0"/>
          </w:rPr>
          <w:t>tiv</w:t>
        </w:r>
      </w:ins>
      <w:ins w:id="71" w:author="marcelo" w:date="2026-01-13T12:26:35Z">
        <w:r>
          <w:rPr>
            <w:rFonts w:hint="default" w:ascii="Times New Roman" w:hAnsi="Times New Roman" w:eastAsia="Times New Roman" w:cs="Times New Roman"/>
            <w:i/>
            <w:iCs/>
            <w:sz w:val="24"/>
            <w:szCs w:val="24"/>
            <w:rtl w:val="0"/>
          </w:rPr>
          <w:t>ity</w:t>
        </w:r>
      </w:ins>
      <w:ins w:id="72" w:author="marcelo" w:date="2026-01-13T15:07:55Z">
        <w:r>
          <w:rPr>
            <w:rFonts w:hint="default" w:ascii="Times New Roman" w:hAnsi="Times New Roman" w:eastAsia="Times New Roman" w:cs="Times New Roman"/>
            <w:i/>
            <w:iCs/>
            <w:sz w:val="24"/>
            <w:szCs w:val="24"/>
            <w:rtl w:val="0"/>
            <w:lang w:val="en-US"/>
          </w:rPr>
          <w:t xml:space="preserve"> </w:t>
        </w:r>
      </w:ins>
      <w:ins w:id="73" w:author="marcelo" w:date="2026-01-13T15:08:11Z">
        <w:r>
          <w:rPr>
            <w:rFonts w:hint="default" w:ascii="Times New Roman" w:hAnsi="Times New Roman" w:eastAsia="Times New Roman" w:cs="Times New Roman"/>
            <w:i/>
            <w:iCs/>
            <w:sz w:val="24"/>
            <w:szCs w:val="24"/>
            <w:rtl w:val="0"/>
            <w:lang w:val="en-US"/>
          </w:rPr>
          <w:t>w</w:t>
        </w:r>
      </w:ins>
      <w:ins w:id="74" w:author="marcelo" w:date="2026-01-13T15:08:12Z">
        <w:r>
          <w:rPr>
            <w:rFonts w:hint="default" w:ascii="Times New Roman" w:hAnsi="Times New Roman" w:eastAsia="Times New Roman" w:cs="Times New Roman"/>
            <w:i/>
            <w:iCs/>
            <w:sz w:val="24"/>
            <w:szCs w:val="24"/>
            <w:rtl w:val="0"/>
            <w:lang w:val="en-US"/>
          </w:rPr>
          <w:t xml:space="preserve">ith </w:t>
        </w:r>
      </w:ins>
      <w:ins w:id="75" w:author="marcelo" w:date="2026-01-13T15:09:09Z">
        <w:r>
          <w:rPr>
            <w:rFonts w:hint="default" w:ascii="Times New Roman" w:hAnsi="Times New Roman" w:eastAsia="Times New Roman" w:cs="Times New Roman"/>
            <w:i/>
            <w:iCs/>
            <w:sz w:val="24"/>
            <w:szCs w:val="24"/>
            <w:rtl w:val="0"/>
            <w:lang w:val="en-US"/>
          </w:rPr>
          <w:t>mult</w:t>
        </w:r>
      </w:ins>
      <w:ins w:id="76" w:author="marcelo" w:date="2026-01-13T15:09:13Z">
        <w:r>
          <w:rPr>
            <w:rFonts w:hint="default" w:ascii="Times New Roman" w:hAnsi="Times New Roman" w:eastAsia="Times New Roman" w:cs="Times New Roman"/>
            <w:i/>
            <w:iCs/>
            <w:sz w:val="24"/>
            <w:szCs w:val="24"/>
            <w:rtl w:val="0"/>
            <w:lang w:val="en-US"/>
          </w:rPr>
          <w:t>i</w:t>
        </w:r>
      </w:ins>
      <w:ins w:id="77" w:author="marcelo" w:date="2026-01-13T15:09:10Z">
        <w:r>
          <w:rPr>
            <w:rFonts w:hint="default" w:ascii="Times New Roman" w:hAnsi="Times New Roman" w:eastAsia="Times New Roman" w:cs="Times New Roman"/>
            <w:i/>
            <w:iCs/>
            <w:sz w:val="24"/>
            <w:szCs w:val="24"/>
            <w:rtl w:val="0"/>
            <w:lang w:val="en-US"/>
          </w:rPr>
          <w:t>ple</w:t>
        </w:r>
      </w:ins>
      <w:ins w:id="78" w:author="marcelo" w:date="2026-01-13T15:09:15Z">
        <w:r>
          <w:rPr>
            <w:rFonts w:hint="default" w:ascii="Times New Roman" w:hAnsi="Times New Roman" w:eastAsia="Times New Roman" w:cs="Times New Roman"/>
            <w:i/>
            <w:iCs/>
            <w:sz w:val="24"/>
            <w:szCs w:val="24"/>
            <w:rtl w:val="0"/>
            <w:lang w:val="en-US"/>
          </w:rPr>
          <w:t xml:space="preserve"> </w:t>
        </w:r>
      </w:ins>
      <w:ins w:id="79" w:author="marcelo" w:date="2026-01-13T15:08:15Z">
        <w:r>
          <w:rPr>
            <w:rFonts w:hint="default" w:ascii="Times New Roman" w:hAnsi="Times New Roman" w:eastAsia="Times New Roman" w:cs="Times New Roman"/>
            <w:i/>
            <w:iCs/>
            <w:sz w:val="24"/>
            <w:szCs w:val="24"/>
            <w:rtl w:val="0"/>
            <w:lang w:val="en-US"/>
          </w:rPr>
          <w:t>inq</w:t>
        </w:r>
      </w:ins>
      <w:ins w:id="80" w:author="marcelo" w:date="2026-01-13T15:08:18Z">
        <w:r>
          <w:rPr>
            <w:rFonts w:hint="default" w:ascii="Times New Roman" w:hAnsi="Times New Roman" w:eastAsia="Times New Roman" w:cs="Times New Roman"/>
            <w:i/>
            <w:iCs/>
            <w:sz w:val="24"/>
            <w:szCs w:val="24"/>
            <w:rtl w:val="0"/>
            <w:lang w:val="en-US"/>
          </w:rPr>
          <w:t>ui</w:t>
        </w:r>
      </w:ins>
      <w:ins w:id="81" w:author="marcelo" w:date="2026-01-13T15:08:19Z">
        <w:r>
          <w:rPr>
            <w:rFonts w:hint="default" w:ascii="Times New Roman" w:hAnsi="Times New Roman" w:eastAsia="Times New Roman" w:cs="Times New Roman"/>
            <w:i/>
            <w:iCs/>
            <w:sz w:val="24"/>
            <w:szCs w:val="24"/>
            <w:rtl w:val="0"/>
            <w:lang w:val="en-US"/>
          </w:rPr>
          <w:t>ry</w:t>
        </w:r>
      </w:ins>
      <w:ins w:id="82" w:author="marcelo" w:date="2026-01-13T15:08:20Z">
        <w:r>
          <w:rPr>
            <w:rFonts w:hint="default" w:ascii="Times New Roman" w:hAnsi="Times New Roman" w:eastAsia="Times New Roman" w:cs="Times New Roman"/>
            <w:i/>
            <w:iCs/>
            <w:sz w:val="24"/>
            <w:szCs w:val="24"/>
            <w:rtl w:val="0"/>
            <w:lang w:val="en-US"/>
          </w:rPr>
          <w:t xml:space="preserve"> calls</w:t>
        </w:r>
      </w:ins>
      <w:ins w:id="83" w:author="marcelo" w:date="2026-01-13T12:26:35Z">
        <w:r>
          <w:rPr>
            <w:rFonts w:hint="default" w:ascii="Times New Roman" w:hAnsi="Times New Roman" w:eastAsia="Times New Roman" w:cs="Times New Roman"/>
            <w:i/>
            <w:iCs/>
            <w:sz w:val="24"/>
            <w:szCs w:val="24"/>
            <w:rtl w:val="0"/>
          </w:rPr>
          <w:t>.</w:t>
        </w:r>
      </w:ins>
      <w:ins w:id="84" w:author="marcelo" w:date="2026-01-13T12:26:51Z">
        <w:r>
          <w:rPr>
            <w:rFonts w:hint="default" w:ascii="Times New Roman" w:hAnsi="Times New Roman" w:eastAsia="Times New Roman" w:cs="Times New Roman"/>
            <w:i/>
            <w:iCs/>
            <w:sz w:val="24"/>
            <w:szCs w:val="24"/>
            <w:rtl w:val="0"/>
          </w:rPr>
          <w:t xml:space="preserve"> N</w:t>
        </w:r>
      </w:ins>
      <w:ins w:id="85" w:author="marcelo" w:date="2026-01-13T12:26:52Z">
        <w:r>
          <w:rPr>
            <w:rFonts w:hint="default" w:ascii="Times New Roman" w:hAnsi="Times New Roman" w:eastAsia="Times New Roman" w:cs="Times New Roman"/>
            <w:i/>
            <w:iCs/>
            <w:sz w:val="24"/>
            <w:szCs w:val="24"/>
            <w:rtl w:val="0"/>
          </w:rPr>
          <w:t>atural</w:t>
        </w:r>
      </w:ins>
      <w:ins w:id="86" w:author="marcelo" w:date="2026-01-13T12:26:53Z">
        <w:r>
          <w:rPr>
            <w:rFonts w:hint="default" w:ascii="Times New Roman" w:hAnsi="Times New Roman" w:eastAsia="Times New Roman" w:cs="Times New Roman"/>
            <w:i/>
            <w:iCs/>
            <w:sz w:val="24"/>
            <w:szCs w:val="24"/>
            <w:rtl w:val="0"/>
          </w:rPr>
          <w:t xml:space="preserve"> group</w:t>
        </w:r>
      </w:ins>
      <w:ins w:id="87" w:author="marcelo" w:date="2026-01-13T12:26:54Z">
        <w:r>
          <w:rPr>
            <w:rFonts w:hint="default" w:ascii="Times New Roman" w:hAnsi="Times New Roman" w:eastAsia="Times New Roman" w:cs="Times New Roman"/>
            <w:i/>
            <w:iCs/>
            <w:sz w:val="24"/>
            <w:szCs w:val="24"/>
            <w:rtl w:val="0"/>
          </w:rPr>
          <w:t xml:space="preserve"> memb</w:t>
        </w:r>
      </w:ins>
      <w:ins w:id="88" w:author="marcelo" w:date="2026-01-13T12:26:55Z">
        <w:r>
          <w:rPr>
            <w:rFonts w:hint="default" w:ascii="Times New Roman" w:hAnsi="Times New Roman" w:eastAsia="Times New Roman" w:cs="Times New Roman"/>
            <w:i/>
            <w:iCs/>
            <w:sz w:val="24"/>
            <w:szCs w:val="24"/>
            <w:rtl w:val="0"/>
          </w:rPr>
          <w:t>ershi</w:t>
        </w:r>
      </w:ins>
      <w:ins w:id="89" w:author="marcelo" w:date="2026-01-13T12:26:56Z">
        <w:r>
          <w:rPr>
            <w:rFonts w:hint="default" w:ascii="Times New Roman" w:hAnsi="Times New Roman" w:eastAsia="Times New Roman" w:cs="Times New Roman"/>
            <w:i/>
            <w:iCs/>
            <w:sz w:val="24"/>
            <w:szCs w:val="24"/>
            <w:rtl w:val="0"/>
          </w:rPr>
          <w:t xml:space="preserve">p </w:t>
        </w:r>
      </w:ins>
      <w:ins w:id="90" w:author="marcelo" w:date="2026-01-13T12:32:38Z">
        <w:r>
          <w:rPr>
            <w:rFonts w:hint="default" w:ascii="Times New Roman" w:hAnsi="Times New Roman" w:eastAsia="Times New Roman" w:cs="Times New Roman"/>
            <w:i/>
            <w:iCs/>
            <w:sz w:val="24"/>
            <w:szCs w:val="24"/>
            <w:rtl w:val="0"/>
          </w:rPr>
          <w:t xml:space="preserve">is </w:t>
        </w:r>
      </w:ins>
      <w:ins w:id="91" w:author="marcelo" w:date="2026-01-13T12:32:49Z">
        <w:r>
          <w:rPr>
            <w:rFonts w:hint="default" w:ascii="Times New Roman" w:hAnsi="Times New Roman" w:eastAsia="Times New Roman" w:cs="Times New Roman"/>
            <w:i/>
            <w:iCs/>
            <w:sz w:val="24"/>
            <w:szCs w:val="24"/>
            <w:rtl w:val="0"/>
          </w:rPr>
          <w:t>de</w:t>
        </w:r>
      </w:ins>
      <w:ins w:id="92" w:author="marcelo" w:date="2026-01-13T12:32:50Z">
        <w:r>
          <w:rPr>
            <w:rFonts w:hint="default" w:ascii="Times New Roman" w:hAnsi="Times New Roman" w:eastAsia="Times New Roman" w:cs="Times New Roman"/>
            <w:i/>
            <w:iCs/>
            <w:sz w:val="24"/>
            <w:szCs w:val="24"/>
            <w:rtl w:val="0"/>
          </w:rPr>
          <w:t>pi</w:t>
        </w:r>
      </w:ins>
      <w:ins w:id="93" w:author="marcelo" w:date="2026-01-13T12:32:51Z">
        <w:r>
          <w:rPr>
            <w:rFonts w:hint="default" w:ascii="Times New Roman" w:hAnsi="Times New Roman" w:eastAsia="Times New Roman" w:cs="Times New Roman"/>
            <w:i/>
            <w:iCs/>
            <w:sz w:val="24"/>
            <w:szCs w:val="24"/>
            <w:rtl w:val="0"/>
          </w:rPr>
          <w:t xml:space="preserve">cted </w:t>
        </w:r>
      </w:ins>
      <w:ins w:id="94" w:author="marcelo" w:date="2026-01-13T12:27:23Z">
        <w:r>
          <w:rPr>
            <w:rFonts w:hint="default" w:ascii="Times New Roman" w:hAnsi="Times New Roman" w:eastAsia="Times New Roman" w:cs="Times New Roman"/>
            <w:i/>
            <w:iCs/>
            <w:sz w:val="24"/>
            <w:szCs w:val="24"/>
            <w:rtl w:val="0"/>
          </w:rPr>
          <w:t xml:space="preserve">by </w:t>
        </w:r>
      </w:ins>
      <w:ins w:id="95" w:author="marcelo" w:date="2026-01-13T12:27:24Z">
        <w:r>
          <w:rPr>
            <w:rFonts w:hint="default" w:ascii="Times New Roman" w:hAnsi="Times New Roman" w:eastAsia="Times New Roman" w:cs="Times New Roman"/>
            <w:i/>
            <w:iCs/>
            <w:sz w:val="24"/>
            <w:szCs w:val="24"/>
            <w:rtl w:val="0"/>
          </w:rPr>
          <w:t>color</w:t>
        </w:r>
      </w:ins>
      <w:ins w:id="96" w:author="marcelo" w:date="2026-01-13T12:27:44Z">
        <w:r>
          <w:rPr>
            <w:rFonts w:hint="default" w:ascii="Times New Roman" w:hAnsi="Times New Roman" w:eastAsia="Times New Roman" w:cs="Times New Roman"/>
            <w:i/>
            <w:iCs/>
            <w:sz w:val="24"/>
            <w:szCs w:val="24"/>
            <w:rtl w:val="0"/>
          </w:rPr>
          <w:t xml:space="preserve"> </w:t>
        </w:r>
      </w:ins>
      <w:ins w:id="97" w:author="marcelo" w:date="2026-01-13T12:27:45Z">
        <w:r>
          <w:rPr>
            <w:rFonts w:hint="default" w:ascii="Times New Roman" w:hAnsi="Times New Roman" w:eastAsia="Times New Roman" w:cs="Times New Roman"/>
            <w:i/>
            <w:iCs/>
            <w:sz w:val="24"/>
            <w:szCs w:val="24"/>
            <w:rtl w:val="0"/>
          </w:rPr>
          <w:t>tonali</w:t>
        </w:r>
      </w:ins>
      <w:ins w:id="98" w:author="marcelo" w:date="2026-01-13T12:27:46Z">
        <w:r>
          <w:rPr>
            <w:rFonts w:hint="default" w:ascii="Times New Roman" w:hAnsi="Times New Roman" w:eastAsia="Times New Roman" w:cs="Times New Roman"/>
            <w:i/>
            <w:iCs/>
            <w:sz w:val="24"/>
            <w:szCs w:val="24"/>
            <w:rtl w:val="0"/>
          </w:rPr>
          <w:t>ty</w:t>
        </w:r>
      </w:ins>
      <w:ins w:id="99" w:author="marcelo" w:date="2026-01-13T12:33:01Z">
        <w:r>
          <w:rPr>
            <w:rFonts w:hint="default" w:ascii="Times New Roman" w:hAnsi="Times New Roman" w:eastAsia="Times New Roman" w:cs="Times New Roman"/>
            <w:i/>
            <w:iCs/>
            <w:sz w:val="24"/>
            <w:szCs w:val="24"/>
            <w:rtl w:val="0"/>
          </w:rPr>
          <w:t xml:space="preserve"> </w:t>
        </w:r>
      </w:ins>
      <w:ins w:id="100" w:author="marcelo" w:date="2026-01-13T12:33:02Z">
        <w:r>
          <w:rPr>
            <w:rFonts w:hint="default" w:ascii="Times New Roman" w:hAnsi="Times New Roman" w:eastAsia="Times New Roman" w:cs="Times New Roman"/>
            <w:i/>
            <w:iCs/>
            <w:sz w:val="24"/>
            <w:szCs w:val="24"/>
            <w:rtl w:val="0"/>
          </w:rPr>
          <w:t>and</w:t>
        </w:r>
      </w:ins>
      <w:ins w:id="101" w:author="marcelo" w:date="2026-01-13T12:33:03Z">
        <w:r>
          <w:rPr>
            <w:rFonts w:hint="default" w:ascii="Times New Roman" w:hAnsi="Times New Roman" w:eastAsia="Times New Roman" w:cs="Times New Roman"/>
            <w:i/>
            <w:iCs/>
            <w:sz w:val="24"/>
            <w:szCs w:val="24"/>
            <w:rtl w:val="0"/>
          </w:rPr>
          <w:t xml:space="preserve"> t</w:t>
        </w:r>
      </w:ins>
      <w:ins w:id="102" w:author="marcelo" w:date="2026-01-13T12:27:53Z">
        <w:r>
          <w:rPr>
            <w:rFonts w:hint="default" w:ascii="Times New Roman" w:hAnsi="Times New Roman" w:eastAsia="Times New Roman" w:cs="Times New Roman"/>
            <w:i/>
            <w:iCs/>
            <w:sz w:val="24"/>
            <w:szCs w:val="24"/>
            <w:rtl w:val="0"/>
          </w:rPr>
          <w:t>he</w:t>
        </w:r>
      </w:ins>
      <w:ins w:id="103" w:author="marcelo" w:date="2026-01-13T12:27:54Z">
        <w:r>
          <w:rPr>
            <w:rFonts w:hint="default" w:ascii="Times New Roman" w:hAnsi="Times New Roman" w:eastAsia="Times New Roman" w:cs="Times New Roman"/>
            <w:i/>
            <w:iCs/>
            <w:sz w:val="24"/>
            <w:szCs w:val="24"/>
            <w:rtl w:val="0"/>
          </w:rPr>
          <w:t xml:space="preserve"> </w:t>
        </w:r>
      </w:ins>
      <w:ins w:id="104" w:author="marcelo" w:date="2026-01-13T12:27:59Z">
        <w:r>
          <w:rPr>
            <w:rFonts w:hint="default" w:ascii="Times New Roman" w:hAnsi="Times New Roman" w:eastAsia="Times New Roman" w:cs="Times New Roman"/>
            <w:i/>
            <w:iCs/>
            <w:sz w:val="24"/>
            <w:szCs w:val="24"/>
            <w:rtl w:val="0"/>
          </w:rPr>
          <w:t>tr</w:t>
        </w:r>
      </w:ins>
      <w:ins w:id="105" w:author="marcelo" w:date="2026-01-13T12:28:00Z">
        <w:r>
          <w:rPr>
            <w:rFonts w:hint="default" w:ascii="Times New Roman" w:hAnsi="Times New Roman" w:eastAsia="Times New Roman" w:cs="Times New Roman"/>
            <w:i/>
            <w:iCs/>
            <w:sz w:val="24"/>
            <w:szCs w:val="24"/>
            <w:rtl w:val="0"/>
          </w:rPr>
          <w:t>a</w:t>
        </w:r>
      </w:ins>
      <w:ins w:id="106" w:author="marcelo" w:date="2026-01-13T15:07:24Z">
        <w:r>
          <w:rPr>
            <w:rFonts w:hint="default" w:ascii="Times New Roman" w:hAnsi="Times New Roman" w:eastAsia="Times New Roman" w:cs="Times New Roman"/>
            <w:i/>
            <w:iCs/>
            <w:sz w:val="24"/>
            <w:szCs w:val="24"/>
            <w:rtl w:val="0"/>
            <w:lang w:val="en-US"/>
          </w:rPr>
          <w:t>j</w:t>
        </w:r>
      </w:ins>
      <w:ins w:id="107" w:author="marcelo" w:date="2026-01-13T12:28:00Z">
        <w:r>
          <w:rPr>
            <w:rFonts w:hint="default" w:ascii="Times New Roman" w:hAnsi="Times New Roman" w:eastAsia="Times New Roman" w:cs="Times New Roman"/>
            <w:i/>
            <w:iCs/>
            <w:sz w:val="24"/>
            <w:szCs w:val="24"/>
            <w:rtl w:val="0"/>
          </w:rPr>
          <w:t>ect</w:t>
        </w:r>
      </w:ins>
      <w:ins w:id="108" w:author="marcelo" w:date="2026-01-13T12:28:01Z">
        <w:r>
          <w:rPr>
            <w:rFonts w:hint="default" w:ascii="Times New Roman" w:hAnsi="Times New Roman" w:eastAsia="Times New Roman" w:cs="Times New Roman"/>
            <w:i/>
            <w:iCs/>
            <w:sz w:val="24"/>
            <w:szCs w:val="24"/>
            <w:rtl w:val="0"/>
          </w:rPr>
          <w:t>ories a</w:t>
        </w:r>
      </w:ins>
      <w:ins w:id="109" w:author="marcelo" w:date="2026-01-13T12:28:02Z">
        <w:r>
          <w:rPr>
            <w:rFonts w:hint="default" w:ascii="Times New Roman" w:hAnsi="Times New Roman" w:eastAsia="Times New Roman" w:cs="Times New Roman"/>
            <w:i/>
            <w:iCs/>
            <w:sz w:val="24"/>
            <w:szCs w:val="24"/>
            <w:rtl w:val="0"/>
          </w:rPr>
          <w:t>nd c</w:t>
        </w:r>
      </w:ins>
      <w:ins w:id="110" w:author="marcelo" w:date="2026-01-13T12:28:03Z">
        <w:r>
          <w:rPr>
            <w:rFonts w:hint="default" w:ascii="Times New Roman" w:hAnsi="Times New Roman" w:eastAsia="Times New Roman" w:cs="Times New Roman"/>
            <w:i/>
            <w:iCs/>
            <w:sz w:val="24"/>
            <w:szCs w:val="24"/>
            <w:rtl w:val="0"/>
          </w:rPr>
          <w:t xml:space="preserve">alls </w:t>
        </w:r>
      </w:ins>
      <w:ins w:id="111" w:author="marcelo" w:date="2026-01-13T12:33:12Z">
        <w:r>
          <w:rPr>
            <w:rFonts w:hint="default" w:ascii="Times New Roman" w:hAnsi="Times New Roman" w:eastAsia="Times New Roman" w:cs="Times New Roman"/>
            <w:i/>
            <w:iCs/>
            <w:sz w:val="24"/>
            <w:szCs w:val="24"/>
            <w:rtl w:val="0"/>
          </w:rPr>
          <w:t>fro</w:t>
        </w:r>
      </w:ins>
      <w:ins w:id="112" w:author="marcelo" w:date="2026-01-13T12:33:13Z">
        <w:r>
          <w:rPr>
            <w:rFonts w:hint="default" w:ascii="Times New Roman" w:hAnsi="Times New Roman" w:eastAsia="Times New Roman" w:cs="Times New Roman"/>
            <w:i/>
            <w:iCs/>
            <w:sz w:val="24"/>
            <w:szCs w:val="24"/>
            <w:rtl w:val="0"/>
          </w:rPr>
          <w:t>m</w:t>
        </w:r>
      </w:ins>
      <w:ins w:id="113" w:author="marcelo" w:date="2026-01-13T12:28:15Z">
        <w:r>
          <w:rPr>
            <w:rFonts w:hint="default" w:ascii="Times New Roman" w:hAnsi="Times New Roman" w:eastAsia="Times New Roman" w:cs="Times New Roman"/>
            <w:i/>
            <w:iCs/>
            <w:sz w:val="24"/>
            <w:szCs w:val="24"/>
            <w:rtl w:val="0"/>
          </w:rPr>
          <w:t xml:space="preserve"> a </w:t>
        </w:r>
      </w:ins>
      <w:ins w:id="114" w:author="marcelo" w:date="2026-01-13T12:28:16Z">
        <w:r>
          <w:rPr>
            <w:rFonts w:hint="default" w:ascii="Times New Roman" w:hAnsi="Times New Roman" w:eastAsia="Times New Roman" w:cs="Times New Roman"/>
            <w:i/>
            <w:iCs/>
            <w:sz w:val="24"/>
            <w:szCs w:val="24"/>
            <w:rtl w:val="0"/>
          </w:rPr>
          <w:t>given</w:t>
        </w:r>
      </w:ins>
      <w:ins w:id="115" w:author="marcelo" w:date="2026-01-13T12:28:17Z">
        <w:r>
          <w:rPr>
            <w:rFonts w:hint="default" w:ascii="Times New Roman" w:hAnsi="Times New Roman" w:eastAsia="Times New Roman" w:cs="Times New Roman"/>
            <w:i/>
            <w:iCs/>
            <w:sz w:val="24"/>
            <w:szCs w:val="24"/>
            <w:rtl w:val="0"/>
          </w:rPr>
          <w:t xml:space="preserve"> indivi</w:t>
        </w:r>
      </w:ins>
      <w:ins w:id="116" w:author="marcelo" w:date="2026-01-13T12:28:18Z">
        <w:r>
          <w:rPr>
            <w:rFonts w:hint="default" w:ascii="Times New Roman" w:hAnsi="Times New Roman" w:eastAsia="Times New Roman" w:cs="Times New Roman"/>
            <w:i/>
            <w:iCs/>
            <w:sz w:val="24"/>
            <w:szCs w:val="24"/>
            <w:rtl w:val="0"/>
          </w:rPr>
          <w:t xml:space="preserve">dual </w:t>
        </w:r>
      </w:ins>
      <w:ins w:id="117" w:author="marcelo" w:date="2026-01-13T12:28:26Z">
        <w:r>
          <w:rPr>
            <w:rFonts w:hint="default" w:ascii="Times New Roman" w:hAnsi="Times New Roman" w:eastAsia="Times New Roman" w:cs="Times New Roman"/>
            <w:i/>
            <w:iCs/>
            <w:sz w:val="24"/>
            <w:szCs w:val="24"/>
            <w:rtl w:val="0"/>
          </w:rPr>
          <w:t>ma</w:t>
        </w:r>
      </w:ins>
      <w:ins w:id="118" w:author="marcelo" w:date="2026-01-13T12:28:27Z">
        <w:r>
          <w:rPr>
            <w:rFonts w:hint="default" w:ascii="Times New Roman" w:hAnsi="Times New Roman" w:eastAsia="Times New Roman" w:cs="Times New Roman"/>
            <w:i/>
            <w:iCs/>
            <w:sz w:val="24"/>
            <w:szCs w:val="24"/>
            <w:rtl w:val="0"/>
          </w:rPr>
          <w:t xml:space="preserve">tch </w:t>
        </w:r>
      </w:ins>
      <w:ins w:id="119" w:author="marcelo" w:date="2026-01-13T12:28:31Z">
        <w:r>
          <w:rPr>
            <w:rFonts w:hint="default" w:ascii="Times New Roman" w:hAnsi="Times New Roman" w:eastAsia="Times New Roman" w:cs="Times New Roman"/>
            <w:i/>
            <w:iCs/>
            <w:sz w:val="24"/>
            <w:szCs w:val="24"/>
            <w:rtl w:val="0"/>
          </w:rPr>
          <w:t>i</w:t>
        </w:r>
      </w:ins>
      <w:ins w:id="120" w:author="marcelo" w:date="2026-01-13T12:28:32Z">
        <w:r>
          <w:rPr>
            <w:rFonts w:hint="default" w:ascii="Times New Roman" w:hAnsi="Times New Roman" w:eastAsia="Times New Roman" w:cs="Times New Roman"/>
            <w:i/>
            <w:iCs/>
            <w:sz w:val="24"/>
            <w:szCs w:val="24"/>
            <w:rtl w:val="0"/>
          </w:rPr>
          <w:t>ts co</w:t>
        </w:r>
      </w:ins>
      <w:ins w:id="121" w:author="marcelo" w:date="2026-01-13T12:28:33Z">
        <w:r>
          <w:rPr>
            <w:rFonts w:hint="default" w:ascii="Times New Roman" w:hAnsi="Times New Roman" w:eastAsia="Times New Roman" w:cs="Times New Roman"/>
            <w:i/>
            <w:iCs/>
            <w:sz w:val="24"/>
            <w:szCs w:val="24"/>
            <w:rtl w:val="0"/>
          </w:rPr>
          <w:t xml:space="preserve">lor. </w:t>
        </w:r>
      </w:ins>
      <w:ins w:id="122" w:author="marcelo" w:date="2026-01-13T12:15:31Z">
        <w:r>
          <w:rPr>
            <w:rFonts w:ascii="Times New Roman" w:hAnsi="Times New Roman" w:eastAsia="Times New Roman" w:cs="Times New Roman"/>
            <w:i/>
            <w:iCs/>
            <w:sz w:val="24"/>
            <w:szCs w:val="24"/>
            <w:rtl w:val="0"/>
          </w:rPr>
          <w:t>Artificial groups were composed by individuals from different natural groups</w:t>
        </w:r>
      </w:ins>
      <w:ins w:id="123" w:author="marcelo" w:date="2026-01-13T12:29:30Z">
        <w:r>
          <w:rPr>
            <w:rFonts w:hint="default" w:ascii="Times New Roman" w:hAnsi="Times New Roman" w:eastAsia="Times New Roman" w:cs="Times New Roman"/>
            <w:i/>
            <w:iCs/>
            <w:sz w:val="24"/>
            <w:szCs w:val="24"/>
            <w:rtl w:val="0"/>
          </w:rPr>
          <w:t xml:space="preserve"> </w:t>
        </w:r>
      </w:ins>
      <w:ins w:id="124" w:author="marcelo" w:date="2026-01-13T12:29:31Z">
        <w:r>
          <w:rPr>
            <w:rFonts w:hint="default" w:ascii="Times New Roman" w:hAnsi="Times New Roman" w:eastAsia="Times New Roman" w:cs="Times New Roman"/>
            <w:i/>
            <w:iCs/>
            <w:sz w:val="24"/>
            <w:szCs w:val="24"/>
            <w:rtl w:val="0"/>
          </w:rPr>
          <w:t>(dep</w:t>
        </w:r>
      </w:ins>
      <w:ins w:id="125" w:author="marcelo" w:date="2026-01-13T12:29:32Z">
        <w:r>
          <w:rPr>
            <w:rFonts w:hint="default" w:ascii="Times New Roman" w:hAnsi="Times New Roman" w:eastAsia="Times New Roman" w:cs="Times New Roman"/>
            <w:i/>
            <w:iCs/>
            <w:sz w:val="24"/>
            <w:szCs w:val="24"/>
            <w:rtl w:val="0"/>
          </w:rPr>
          <w:t>icted b</w:t>
        </w:r>
      </w:ins>
      <w:ins w:id="126" w:author="marcelo" w:date="2026-01-13T12:29:33Z">
        <w:r>
          <w:rPr>
            <w:rFonts w:hint="default" w:ascii="Times New Roman" w:hAnsi="Times New Roman" w:eastAsia="Times New Roman" w:cs="Times New Roman"/>
            <w:i/>
            <w:iCs/>
            <w:sz w:val="24"/>
            <w:szCs w:val="24"/>
            <w:rtl w:val="0"/>
          </w:rPr>
          <w:t>y arro</w:t>
        </w:r>
      </w:ins>
      <w:ins w:id="127" w:author="marcelo" w:date="2026-01-13T12:29:34Z">
        <w:r>
          <w:rPr>
            <w:rFonts w:hint="default" w:ascii="Times New Roman" w:hAnsi="Times New Roman" w:eastAsia="Times New Roman" w:cs="Times New Roman"/>
            <w:i/>
            <w:iCs/>
            <w:sz w:val="24"/>
            <w:szCs w:val="24"/>
            <w:rtl w:val="0"/>
          </w:rPr>
          <w:t>ws fro</w:t>
        </w:r>
      </w:ins>
      <w:ins w:id="128" w:author="marcelo" w:date="2026-01-13T12:29:36Z">
        <w:r>
          <w:rPr>
            <w:rFonts w:hint="default" w:ascii="Times New Roman" w:hAnsi="Times New Roman" w:eastAsia="Times New Roman" w:cs="Times New Roman"/>
            <w:i/>
            <w:iCs/>
            <w:sz w:val="24"/>
            <w:szCs w:val="24"/>
            <w:rtl w:val="0"/>
          </w:rPr>
          <w:t xml:space="preserve">m </w:t>
        </w:r>
      </w:ins>
      <w:ins w:id="129" w:author="marcelo" w:date="2026-01-13T12:29:37Z">
        <w:r>
          <w:rPr>
            <w:rFonts w:hint="default" w:ascii="Times New Roman" w:hAnsi="Times New Roman" w:eastAsia="Times New Roman" w:cs="Times New Roman"/>
            <w:i/>
            <w:iCs/>
            <w:sz w:val="24"/>
            <w:szCs w:val="24"/>
            <w:rtl w:val="0"/>
          </w:rPr>
          <w:t>natu</w:t>
        </w:r>
      </w:ins>
      <w:ins w:id="130" w:author="marcelo" w:date="2026-01-13T12:29:38Z">
        <w:r>
          <w:rPr>
            <w:rFonts w:hint="default" w:ascii="Times New Roman" w:hAnsi="Times New Roman" w:eastAsia="Times New Roman" w:cs="Times New Roman"/>
            <w:i/>
            <w:iCs/>
            <w:sz w:val="24"/>
            <w:szCs w:val="24"/>
            <w:rtl w:val="0"/>
          </w:rPr>
          <w:t>ral to</w:t>
        </w:r>
      </w:ins>
      <w:ins w:id="131" w:author="marcelo" w:date="2026-01-13T12:29:39Z">
        <w:r>
          <w:rPr>
            <w:rFonts w:hint="default" w:ascii="Times New Roman" w:hAnsi="Times New Roman" w:eastAsia="Times New Roman" w:cs="Times New Roman"/>
            <w:i/>
            <w:iCs/>
            <w:sz w:val="24"/>
            <w:szCs w:val="24"/>
            <w:rtl w:val="0"/>
          </w:rPr>
          <w:t xml:space="preserve"> artif</w:t>
        </w:r>
      </w:ins>
      <w:ins w:id="132" w:author="marcelo" w:date="2026-01-13T12:29:40Z">
        <w:r>
          <w:rPr>
            <w:rFonts w:hint="default" w:ascii="Times New Roman" w:hAnsi="Times New Roman" w:eastAsia="Times New Roman" w:cs="Times New Roman"/>
            <w:i/>
            <w:iCs/>
            <w:sz w:val="24"/>
            <w:szCs w:val="24"/>
            <w:rtl w:val="0"/>
          </w:rPr>
          <w:t>icial</w:t>
        </w:r>
      </w:ins>
      <w:ins w:id="133" w:author="marcelo" w:date="2026-01-13T12:29:41Z">
        <w:r>
          <w:rPr>
            <w:rFonts w:hint="default" w:ascii="Times New Roman" w:hAnsi="Times New Roman" w:eastAsia="Times New Roman" w:cs="Times New Roman"/>
            <w:i/>
            <w:iCs/>
            <w:sz w:val="24"/>
            <w:szCs w:val="24"/>
            <w:rtl w:val="0"/>
          </w:rPr>
          <w:t xml:space="preserve"> group</w:t>
        </w:r>
      </w:ins>
      <w:ins w:id="134" w:author="marcelo" w:date="2026-01-13T12:29:45Z">
        <w:r>
          <w:rPr>
            <w:rFonts w:hint="default" w:ascii="Times New Roman" w:hAnsi="Times New Roman" w:eastAsia="Times New Roman" w:cs="Times New Roman"/>
            <w:i/>
            <w:iCs/>
            <w:sz w:val="24"/>
            <w:szCs w:val="24"/>
            <w:rtl w:val="0"/>
          </w:rPr>
          <w:t xml:space="preserve"> bats</w:t>
        </w:r>
      </w:ins>
      <w:ins w:id="135" w:author="marcelo" w:date="2026-01-13T12:29:43Z">
        <w:r>
          <w:rPr>
            <w:rFonts w:hint="default" w:ascii="Times New Roman" w:hAnsi="Times New Roman" w:eastAsia="Times New Roman" w:cs="Times New Roman"/>
            <w:i/>
            <w:iCs/>
            <w:sz w:val="24"/>
            <w:szCs w:val="24"/>
            <w:rtl w:val="0"/>
          </w:rPr>
          <w:t>)</w:t>
        </w:r>
      </w:ins>
      <w:ins w:id="136" w:author="marcelo" w:date="2026-01-13T12:15:31Z">
        <w:r>
          <w:rPr>
            <w:rFonts w:ascii="Times New Roman" w:hAnsi="Times New Roman" w:eastAsia="Times New Roman" w:cs="Times New Roman"/>
            <w:i/>
            <w:iCs/>
            <w:sz w:val="24"/>
            <w:szCs w:val="24"/>
            <w:rtl w:val="0"/>
          </w:rPr>
          <w:t xml:space="preserve"> while simulated groups were digitally created by combining flight trajectories and calling activities from those registered in natural groups</w:t>
        </w:r>
      </w:ins>
      <w:ins w:id="137" w:author="marcelo" w:date="2026-01-13T12:29:55Z">
        <w:r>
          <w:rPr>
            <w:rFonts w:hint="default" w:ascii="Times New Roman" w:hAnsi="Times New Roman" w:eastAsia="Times New Roman" w:cs="Times New Roman"/>
            <w:i/>
            <w:iCs/>
            <w:sz w:val="24"/>
            <w:szCs w:val="24"/>
            <w:rtl w:val="0"/>
          </w:rPr>
          <w:t xml:space="preserve"> </w:t>
        </w:r>
      </w:ins>
      <w:ins w:id="138" w:author="marcelo" w:date="2026-01-13T12:29:56Z">
        <w:r>
          <w:rPr>
            <w:rFonts w:hint="default" w:ascii="Times New Roman" w:hAnsi="Times New Roman" w:eastAsia="Times New Roman" w:cs="Times New Roman"/>
            <w:i/>
            <w:iCs/>
            <w:sz w:val="24"/>
            <w:szCs w:val="24"/>
            <w:rtl w:val="0"/>
          </w:rPr>
          <w:t>(</w:t>
        </w:r>
      </w:ins>
      <w:ins w:id="139" w:author="marcelo" w:date="2026-01-13T12:29:57Z">
        <w:r>
          <w:rPr>
            <w:rFonts w:hint="default" w:ascii="Times New Roman" w:hAnsi="Times New Roman" w:eastAsia="Times New Roman" w:cs="Times New Roman"/>
            <w:i/>
            <w:iCs/>
            <w:sz w:val="24"/>
            <w:szCs w:val="24"/>
            <w:rtl w:val="0"/>
          </w:rPr>
          <w:t>i</w:t>
        </w:r>
      </w:ins>
      <w:ins w:id="140" w:author="marcelo" w:date="2026-01-13T12:29:58Z">
        <w:r>
          <w:rPr>
            <w:rFonts w:hint="default" w:ascii="Times New Roman" w:hAnsi="Times New Roman" w:eastAsia="Times New Roman" w:cs="Times New Roman"/>
            <w:i/>
            <w:iCs/>
            <w:sz w:val="24"/>
            <w:szCs w:val="24"/>
            <w:rtl w:val="0"/>
          </w:rPr>
          <w:t>llus</w:t>
        </w:r>
      </w:ins>
      <w:ins w:id="141" w:author="marcelo" w:date="2026-01-13T12:29:59Z">
        <w:r>
          <w:rPr>
            <w:rFonts w:hint="default" w:ascii="Times New Roman" w:hAnsi="Times New Roman" w:eastAsia="Times New Roman" w:cs="Times New Roman"/>
            <w:i/>
            <w:iCs/>
            <w:sz w:val="24"/>
            <w:szCs w:val="24"/>
            <w:rtl w:val="0"/>
          </w:rPr>
          <w:t>trar</w:t>
        </w:r>
      </w:ins>
      <w:ins w:id="142" w:author="marcelo" w:date="2026-01-13T12:30:00Z">
        <w:r>
          <w:rPr>
            <w:rFonts w:hint="default" w:ascii="Times New Roman" w:hAnsi="Times New Roman" w:eastAsia="Times New Roman" w:cs="Times New Roman"/>
            <w:i/>
            <w:iCs/>
            <w:sz w:val="24"/>
            <w:szCs w:val="24"/>
            <w:rtl w:val="0"/>
          </w:rPr>
          <w:t xml:space="preserve">ed by </w:t>
        </w:r>
      </w:ins>
      <w:ins w:id="143" w:author="marcelo" w:date="2026-01-13T12:30:01Z">
        <w:r>
          <w:rPr>
            <w:rFonts w:hint="default" w:ascii="Times New Roman" w:hAnsi="Times New Roman" w:eastAsia="Times New Roman" w:cs="Times New Roman"/>
            <w:i/>
            <w:iCs/>
            <w:sz w:val="24"/>
            <w:szCs w:val="24"/>
            <w:rtl w:val="0"/>
          </w:rPr>
          <w:t xml:space="preserve">the </w:t>
        </w:r>
      </w:ins>
      <w:ins w:id="144" w:author="marcelo" w:date="2026-01-13T12:30:03Z">
        <w:r>
          <w:rPr>
            <w:rFonts w:hint="default" w:ascii="Times New Roman" w:hAnsi="Times New Roman" w:eastAsia="Times New Roman" w:cs="Times New Roman"/>
            <w:i/>
            <w:iCs/>
            <w:sz w:val="24"/>
            <w:szCs w:val="24"/>
            <w:rtl w:val="0"/>
          </w:rPr>
          <w:t>ar</w:t>
        </w:r>
      </w:ins>
      <w:ins w:id="145" w:author="marcelo" w:date="2026-01-13T12:30:04Z">
        <w:r>
          <w:rPr>
            <w:rFonts w:hint="default" w:ascii="Times New Roman" w:hAnsi="Times New Roman" w:eastAsia="Times New Roman" w:cs="Times New Roman"/>
            <w:i/>
            <w:iCs/>
            <w:sz w:val="24"/>
            <w:szCs w:val="24"/>
            <w:rtl w:val="0"/>
          </w:rPr>
          <w:t>rows</w:t>
        </w:r>
      </w:ins>
      <w:ins w:id="146" w:author="marcelo" w:date="2026-01-13T12:30:05Z">
        <w:r>
          <w:rPr>
            <w:rFonts w:hint="default" w:ascii="Times New Roman" w:hAnsi="Times New Roman" w:eastAsia="Times New Roman" w:cs="Times New Roman"/>
            <w:i/>
            <w:iCs/>
            <w:sz w:val="24"/>
            <w:szCs w:val="24"/>
            <w:rtl w:val="0"/>
          </w:rPr>
          <w:t xml:space="preserve"> from </w:t>
        </w:r>
      </w:ins>
      <w:ins w:id="147" w:author="marcelo" w:date="2026-01-13T12:30:13Z">
        <w:r>
          <w:rPr>
            <w:rFonts w:hint="default" w:ascii="Times New Roman" w:hAnsi="Times New Roman" w:eastAsia="Times New Roman" w:cs="Times New Roman"/>
            <w:i/>
            <w:iCs/>
            <w:sz w:val="24"/>
            <w:szCs w:val="24"/>
            <w:rtl w:val="0"/>
          </w:rPr>
          <w:t xml:space="preserve">the </w:t>
        </w:r>
      </w:ins>
      <w:ins w:id="148" w:author="marcelo" w:date="2026-01-13T12:30:15Z">
        <w:r>
          <w:rPr>
            <w:rFonts w:hint="default" w:ascii="Times New Roman" w:hAnsi="Times New Roman" w:eastAsia="Times New Roman" w:cs="Times New Roman"/>
            <w:i/>
            <w:iCs/>
            <w:sz w:val="24"/>
            <w:szCs w:val="24"/>
            <w:rtl w:val="0"/>
          </w:rPr>
          <w:t>tr</w:t>
        </w:r>
      </w:ins>
      <w:ins w:id="149" w:author="marcelo" w:date="2026-01-13T12:30:16Z">
        <w:r>
          <w:rPr>
            <w:rFonts w:hint="default" w:ascii="Times New Roman" w:hAnsi="Times New Roman" w:eastAsia="Times New Roman" w:cs="Times New Roman"/>
            <w:i/>
            <w:iCs/>
            <w:sz w:val="24"/>
            <w:szCs w:val="24"/>
            <w:rtl w:val="0"/>
          </w:rPr>
          <w:t>ajecto</w:t>
        </w:r>
      </w:ins>
      <w:ins w:id="150" w:author="marcelo" w:date="2026-01-13T12:30:17Z">
        <w:r>
          <w:rPr>
            <w:rFonts w:hint="default" w:ascii="Times New Roman" w:hAnsi="Times New Roman" w:eastAsia="Times New Roman" w:cs="Times New Roman"/>
            <w:i/>
            <w:iCs/>
            <w:sz w:val="24"/>
            <w:szCs w:val="24"/>
            <w:rtl w:val="0"/>
          </w:rPr>
          <w:t>ries an</w:t>
        </w:r>
      </w:ins>
      <w:ins w:id="151" w:author="marcelo" w:date="2026-01-13T12:30:18Z">
        <w:r>
          <w:rPr>
            <w:rFonts w:hint="default" w:ascii="Times New Roman" w:hAnsi="Times New Roman" w:eastAsia="Times New Roman" w:cs="Times New Roman"/>
            <w:i/>
            <w:iCs/>
            <w:sz w:val="24"/>
            <w:szCs w:val="24"/>
            <w:rtl w:val="0"/>
          </w:rPr>
          <w:t>d calls</w:t>
        </w:r>
      </w:ins>
      <w:ins w:id="152" w:author="marcelo" w:date="2026-01-13T12:30:19Z">
        <w:r>
          <w:rPr>
            <w:rFonts w:hint="default" w:ascii="Times New Roman" w:hAnsi="Times New Roman" w:eastAsia="Times New Roman" w:cs="Times New Roman"/>
            <w:i/>
            <w:iCs/>
            <w:sz w:val="24"/>
            <w:szCs w:val="24"/>
            <w:rtl w:val="0"/>
          </w:rPr>
          <w:t xml:space="preserve"> fr</w:t>
        </w:r>
      </w:ins>
      <w:ins w:id="153" w:author="marcelo" w:date="2026-01-13T12:30:20Z">
        <w:r>
          <w:rPr>
            <w:rFonts w:hint="default" w:ascii="Times New Roman" w:hAnsi="Times New Roman" w:eastAsia="Times New Roman" w:cs="Times New Roman"/>
            <w:i/>
            <w:iCs/>
            <w:sz w:val="24"/>
            <w:szCs w:val="24"/>
            <w:rtl w:val="0"/>
          </w:rPr>
          <w:t xml:space="preserve">om </w:t>
        </w:r>
      </w:ins>
      <w:ins w:id="154" w:author="marcelo" w:date="2026-01-13T12:30:21Z">
        <w:r>
          <w:rPr>
            <w:rFonts w:hint="default" w:ascii="Times New Roman" w:hAnsi="Times New Roman" w:eastAsia="Times New Roman" w:cs="Times New Roman"/>
            <w:i/>
            <w:iCs/>
            <w:sz w:val="24"/>
            <w:szCs w:val="24"/>
            <w:rtl w:val="0"/>
          </w:rPr>
          <w:t>nat</w:t>
        </w:r>
      </w:ins>
      <w:ins w:id="155" w:author="marcelo" w:date="2026-01-13T12:30:22Z">
        <w:r>
          <w:rPr>
            <w:rFonts w:hint="default" w:ascii="Times New Roman" w:hAnsi="Times New Roman" w:eastAsia="Times New Roman" w:cs="Times New Roman"/>
            <w:i/>
            <w:iCs/>
            <w:sz w:val="24"/>
            <w:szCs w:val="24"/>
            <w:rtl w:val="0"/>
          </w:rPr>
          <w:t>ura</w:t>
        </w:r>
      </w:ins>
      <w:ins w:id="156" w:author="marcelo" w:date="2026-01-13T12:30:23Z">
        <w:r>
          <w:rPr>
            <w:rFonts w:hint="default" w:ascii="Times New Roman" w:hAnsi="Times New Roman" w:eastAsia="Times New Roman" w:cs="Times New Roman"/>
            <w:i/>
            <w:iCs/>
            <w:sz w:val="24"/>
            <w:szCs w:val="24"/>
            <w:rtl w:val="0"/>
          </w:rPr>
          <w:t xml:space="preserve">l to </w:t>
        </w:r>
      </w:ins>
      <w:ins w:id="157" w:author="marcelo" w:date="2026-01-13T12:30:25Z">
        <w:r>
          <w:rPr>
            <w:rFonts w:hint="default" w:ascii="Times New Roman" w:hAnsi="Times New Roman" w:eastAsia="Times New Roman" w:cs="Times New Roman"/>
            <w:i/>
            <w:iCs/>
            <w:sz w:val="24"/>
            <w:szCs w:val="24"/>
            <w:rtl w:val="0"/>
          </w:rPr>
          <w:t>simu</w:t>
        </w:r>
      </w:ins>
      <w:ins w:id="158" w:author="marcelo" w:date="2026-01-13T12:30:26Z">
        <w:r>
          <w:rPr>
            <w:rFonts w:hint="default" w:ascii="Times New Roman" w:hAnsi="Times New Roman" w:eastAsia="Times New Roman" w:cs="Times New Roman"/>
            <w:i/>
            <w:iCs/>
            <w:sz w:val="24"/>
            <w:szCs w:val="24"/>
            <w:rtl w:val="0"/>
          </w:rPr>
          <w:t>lated g</w:t>
        </w:r>
      </w:ins>
      <w:ins w:id="159" w:author="marcelo" w:date="2026-01-13T12:30:27Z">
        <w:r>
          <w:rPr>
            <w:rFonts w:hint="default" w:ascii="Times New Roman" w:hAnsi="Times New Roman" w:eastAsia="Times New Roman" w:cs="Times New Roman"/>
            <w:i/>
            <w:iCs/>
            <w:sz w:val="24"/>
            <w:szCs w:val="24"/>
            <w:rtl w:val="0"/>
          </w:rPr>
          <w:t>roups</w:t>
        </w:r>
      </w:ins>
      <w:ins w:id="160" w:author="marcelo" w:date="2026-01-13T12:30:28Z">
        <w:r>
          <w:rPr>
            <w:rFonts w:hint="default" w:ascii="Times New Roman" w:hAnsi="Times New Roman" w:eastAsia="Times New Roman" w:cs="Times New Roman"/>
            <w:i/>
            <w:iCs/>
            <w:sz w:val="24"/>
            <w:szCs w:val="24"/>
            <w:rtl w:val="0"/>
          </w:rPr>
          <w:t>)</w:t>
        </w:r>
      </w:ins>
      <w:ins w:id="161" w:author="marcelo" w:date="2026-01-13T12:15:31Z">
        <w:r>
          <w:rPr>
            <w:rFonts w:ascii="Times New Roman" w:hAnsi="Times New Roman" w:eastAsia="Times New Roman" w:cs="Times New Roman"/>
            <w:i/>
            <w:iCs/>
            <w:sz w:val="24"/>
            <w:szCs w:val="24"/>
            <w:rtl w:val="0"/>
          </w:rPr>
          <w:t>.</w:t>
        </w:r>
      </w:ins>
    </w:p>
    <w:p>
      <w:pPr>
        <w:rPr>
          <w:ins w:id="162" w:author="marcelo" w:date="2026-01-13T12:33:48Z"/>
          <w:rFonts w:hint="default" w:ascii="Times New Roman" w:hAnsi="Times New Roman" w:eastAsia="Times New Roman" w:cs="Times New Roman"/>
          <w:sz w:val="24"/>
          <w:szCs w:val="24"/>
        </w:rPr>
      </w:pPr>
    </w:p>
    <w:p>
      <w:pPr>
        <w:rPr>
          <w:ins w:id="163" w:author="marcelo" w:date="2026-01-13T12:34:26Z"/>
          <w:rFonts w:hint="default" w:ascii="Times New Roman" w:hAnsi="Times New Roman" w:eastAsia="Times New Roman" w:cs="Times New Roman"/>
          <w:sz w:val="24"/>
          <w:szCs w:val="24"/>
        </w:rPr>
      </w:pPr>
      <w:ins w:id="164" w:author="marcelo" w:date="2026-01-13T12:34:16Z">
        <w:r>
          <w:rPr>
            <w:rFonts w:hint="default" w:ascii="Times New Roman" w:hAnsi="Times New Roman" w:eastAsia="Times New Roman" w:cs="Times New Roman"/>
            <w:sz w:val="24"/>
            <w:szCs w:val="24"/>
          </w:rPr>
          <w:drawing>
            <wp:inline distT="0" distB="0" distL="114300" distR="114300">
              <wp:extent cx="5941695" cy="2640330"/>
              <wp:effectExtent l="0" t="0" r="1905" b="7620"/>
              <wp:docPr id="5" name="Picture 5" descr="/home/m/Dropbox/Projects/flight_coordination_in_Thyroptera/output/flight_coordination_5_panels.pngflight_coordination_5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ome/m/Dropbox/Projects/flight_coordination_in_Thyroptera/output/flight_coordination_5_panels.pngflight_coordination_5_panels"/>
                      <pic:cNvPicPr>
                        <a:picLocks noChangeAspect="1"/>
                      </pic:cNvPicPr>
                    </pic:nvPicPr>
                    <pic:blipFill>
                      <a:blip r:embed="rId9"/>
                      <a:srcRect/>
                      <a:stretch>
                        <a:fillRect/>
                      </a:stretch>
                    </pic:blipFill>
                    <pic:spPr>
                      <a:xfrm>
                        <a:off x="0" y="0"/>
                        <a:ext cx="5941695" cy="2640330"/>
                      </a:xfrm>
                      <a:prstGeom prst="rect">
                        <a:avLst/>
                      </a:prstGeom>
                    </pic:spPr>
                  </pic:pic>
                </a:graphicData>
              </a:graphic>
            </wp:inline>
          </w:drawing>
        </w:r>
      </w:ins>
    </w:p>
    <w:p>
      <w:pPr>
        <w:rPr>
          <w:ins w:id="166" w:author="marcelo" w:date="2026-01-13T12:34:26Z"/>
          <w:rFonts w:hint="default" w:ascii="Times New Roman" w:hAnsi="Times New Roman" w:eastAsia="Times New Roman" w:cs="Times New Roman"/>
          <w:sz w:val="24"/>
          <w:szCs w:val="24"/>
        </w:rPr>
      </w:pPr>
    </w:p>
    <w:p>
      <w:pPr>
        <w:spacing w:before="240" w:after="240"/>
        <w:rPr>
          <w:ins w:id="167" w:author="marcelo" w:date="2026-01-13T12:34:27Z"/>
          <w:rFonts w:ascii="Times New Roman" w:hAnsi="Times New Roman" w:eastAsia="Times New Roman" w:cs="Times New Roman"/>
          <w:b/>
          <w:bCs/>
          <w:i/>
          <w:iCs/>
          <w:sz w:val="24"/>
          <w:szCs w:val="24"/>
        </w:rPr>
      </w:pPr>
      <w:ins w:id="168" w:author="marcelo" w:date="2026-01-13T12:34:27Z">
        <w:r>
          <w:rPr>
            <w:rFonts w:ascii="Times New Roman" w:hAnsi="Times New Roman" w:eastAsia="Times New Roman" w:cs="Times New Roman"/>
            <w:b/>
            <w:bCs/>
            <w:i/>
            <w:iCs/>
            <w:sz w:val="24"/>
            <w:szCs w:val="24"/>
            <w:rtl w:val="0"/>
          </w:rPr>
          <w:t xml:space="preserve">Fig. 2. </w:t>
        </w:r>
      </w:ins>
      <w:ins w:id="169" w:author="marcelo" w:date="2026-01-13T12:34:27Z">
        <w:r>
          <w:rPr>
            <w:rFonts w:ascii="Times New Roman" w:hAnsi="Times New Roman" w:eastAsia="Times New Roman" w:cs="Times New Roman"/>
            <w:i/>
            <w:iCs/>
            <w:sz w:val="24"/>
            <w:szCs w:val="24"/>
            <w:rtl w:val="0"/>
          </w:rPr>
          <w:t>Raincloud plot showing the jittered pairwise distance among individuals per frame and the associated boxplots (median, interquartile range and overall range) and half violin plots, by group flight type (horizontal axis) and group size (panels). For simplicity, data for groups of six individuals is not shown. The right panel shows aggregated data for all group sizes. Yellow points show the mean pairwise distance per group with their distribution represented by overlaid yellow boxplots. Brackets above boxplots in the right panel indicate statistically detectable differences with effect size  and 95% uncertainty intervals (in m). Sample sizes for groups and individuals are shown underneath boxplots.</w:t>
        </w:r>
      </w:ins>
    </w:p>
    <w:p>
      <w:pPr>
        <w:rPr>
          <w:rFonts w:hint="default" w:ascii="Times New Roman" w:hAnsi="Times New Roman" w:eastAsia="Times New Roman" w:cs="Times New Roman"/>
          <w:sz w:val="24"/>
          <w:szCs w:val="24"/>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Synchronising actions plays an important role in reducing predation risk across a range of contexts. For example, breeding groups of birds often synchronise their provisioning by approaching the nest together to reduce nest visitation rates and thus avoiding detection of nest location by predators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{"citationID":"83TZMuB6","properties":{"formattedCitation":"({\\i{}28}, {\\i{}29})","plainCitation":"(28, 29)","noteIndex":0},"citationItems":[{"id":23035,"uris":["http://zotero.org/users/10851648/items/TMMBR3LS"],"itemData":{"id":23035,"type":"article-journal","abstract":"Summary\n            \n              1.\n               Behavioural synchrony typically involves trade‐offs. In the context of foraging, for example, synchrony may be suboptimal when individuals have different energy requirements but yield net benefits in terms of increased foraging success or decreased predation risk.\n            \n            \n              2.\n               Behavioural synchrony may also be advantageous when individuals collaborate to achieve a common goal, such as raising young. For example, in several bird species, provisioners synchronize nest‐feeding visits. However, despite the apparent prevalence of provisioning synchrony, it is not known whether it is adaptive or what its function might be.\n            \n            \n              3.\n               Here, we propose a novel explanation for provisioning synchrony: it increases brood survival by decreasing the number of temporally separate nest visits and accordingly the chance that the nest will be detected by predators. Using cooperatively breeding pied babblers, we showed experimentally that provisioners synchronized nest visits by waiting for another provisioner before returning to the nest. Brood survival increased with provisioning synchrony. Provisioners were more likely to synchronize feeding visits for older nestlings as they were louder and possibly more conspicuous to predators. Finally, provisioners in large groups were more likely to wait for other provisioners and synchronized a higher proportion of all visits than those in smaller groups. Thus, provisioning synchrony may be one mechanism by which large groups increase brood survival in this species.\n            \n            \n              4.\n               This study highlights a novel strategy that birds use to increase the survival of young and demonstrates the advantages of coordinated behaviour in social species.","container-title":"Journal of Animal Ecology","DOI":"10.1111/j.1365-2656.2009.01606.x","ISSN":"0021-8790, 1365-2656","issue":"1","journalAbbreviation":"Journal of Animal Ecology","language":"en","license":"http://onlinelibrary.wiley.com/termsAndConditions#vor","page":"44-52","source":"DOI.org (Crossref)","title":"Synchronous provisioning increases brood survival in cooperatively breeding pied babblers","volume":"79","author":[{"family":"Raihani","given":"Nichola J."},{"family":"Nelson‐Flower","given":"Martha J."},{"family":"Moyes","given":"Kelly"},{"family":"Browning","given":"Lucy E."},{"family":"Ridley","given":"Amanda R."}],"issued":{"date-parts":[["2010",1]]}}},{"id":23037,"uris":["http://zotero.org/users/10851648/items/I4M2GTCT"],"itemData":{"id":23037,"type":"article-journal","container-title":"Behavioral Ecology","DOI":"10.1093/beheco/arv198","ISSN":"1045-2249, 1465-7279","issue":"2","journalAbbreviation":"BEHECO","language":"en","page":"652-659","source":"DOI.org (Crossref)","title":"Coordinated parental provisioning is related to feeding rate and reproductive success in a songbird","volume":"27","author":[{"family":"Bebbington","given":"Kat"},{"family":"Hatchwell","given":"Ben J."}],"issued":{"date-parts":[["2016"]]}}}],"schema":"https://github.com/citation-style-language/schema/raw/master/csl-citation.json"}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28</w:t>
      </w:r>
      <w:r>
        <w:rPr>
          <w:rFonts w:ascii="Times New Roman" w:hAnsi="Times New Roman" w:cs="Times New Roman"/>
          <w:sz w:val="24"/>
          <w:lang w:val="en-US"/>
        </w:rPr>
        <w:t xml:space="preserve">, </w:t>
      </w:r>
      <w:r>
        <w:rPr>
          <w:rFonts w:ascii="Times New Roman" w:hAnsi="Times New Roman" w:cs="Times New Roman"/>
          <w:i/>
          <w:iCs/>
          <w:sz w:val="24"/>
          <w:lang w:val="en-US"/>
        </w:rPr>
        <w:t>29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Groups of Spix’s disc-winged bat face this same challenge on a daily basis, as they require first finding a suitable new leaf in which to roost and then coordinating their entry to reduce the chances of detection by a range of avian and mammalian predators. Placing a furled leaf of </w:t>
      </w:r>
      <w:r>
        <w:rPr>
          <w:rFonts w:ascii="Times New Roman" w:hAnsi="Times New Roman" w:eastAsia="Times New Roman" w:cs="Times New Roman"/>
          <w:i/>
          <w:iCs/>
          <w:sz w:val="24"/>
          <w:szCs w:val="24"/>
          <w:lang w:val="en-GB"/>
        </w:rPr>
        <w:t>Heliconia</w:t>
      </w:r>
      <w:r>
        <w:rPr>
          <w:rFonts w:ascii="Times New Roman" w:hAnsi="Times New Roman" w:eastAsia="Times New Roman" w:cs="Times New Roman"/>
          <w:sz w:val="24"/>
          <w:szCs w:val="24"/>
          <w:lang w:val="en-GB"/>
        </w:rPr>
        <w:t xml:space="preserve"> sp. or </w:t>
      </w:r>
      <w:r>
        <w:rPr>
          <w:rFonts w:ascii="Times New Roman" w:hAnsi="Times New Roman" w:eastAsia="Times New Roman" w:cs="Times New Roman"/>
          <w:i/>
          <w:iCs/>
          <w:sz w:val="24"/>
          <w:szCs w:val="24"/>
          <w:lang w:val="en-GB"/>
        </w:rPr>
        <w:t>Calathea lutea</w:t>
      </w:r>
      <w:r>
        <w:rPr>
          <w:rFonts w:ascii="Times New Roman" w:hAnsi="Times New Roman" w:eastAsia="Times New Roman" w:cs="Times New Roman"/>
          <w:sz w:val="24"/>
          <w:szCs w:val="24"/>
          <w:lang w:val="en-GB"/>
        </w:rPr>
        <w:t xml:space="preserve"> at random positions</w:t>
      </w:r>
      <w:ins w:id="170" w:author="marcelo" w:date="2026-01-13T12:46:06Z">
        <w:r>
          <w:rPr>
            <w:rFonts w:hint="default" w:ascii="Times New Roman" w:hAnsi="Times New Roman" w:eastAsia="Times New Roman" w:cs="Times New Roman"/>
            <w:sz w:val="24"/>
            <w:szCs w:val="24"/>
          </w:rPr>
          <w:t xml:space="preserve"> </w:t>
        </w:r>
      </w:ins>
      <w:ins w:id="171" w:author="marcelo" w:date="2026-01-13T12:46:07Z">
        <w:r>
          <w:rPr>
            <w:rFonts w:hint="default" w:ascii="Times New Roman" w:hAnsi="Times New Roman" w:eastAsia="Times New Roman" w:cs="Times New Roman"/>
            <w:sz w:val="24"/>
            <w:szCs w:val="24"/>
          </w:rPr>
          <w:t>(</w:t>
        </w:r>
      </w:ins>
      <w:ins w:id="172" w:author="marcelo" w:date="2026-01-13T12:46:08Z">
        <w:r>
          <w:rPr>
            <w:rFonts w:hint="default" w:ascii="Times New Roman" w:hAnsi="Times New Roman" w:eastAsia="Times New Roman" w:cs="Times New Roman"/>
            <w:sz w:val="24"/>
            <w:szCs w:val="24"/>
          </w:rPr>
          <w:t xml:space="preserve">Figure </w:t>
        </w:r>
      </w:ins>
      <w:ins w:id="173" w:author="marcelo" w:date="2026-01-13T12:46:09Z">
        <w:r>
          <w:rPr>
            <w:rFonts w:hint="default" w:ascii="Times New Roman" w:hAnsi="Times New Roman" w:eastAsia="Times New Roman" w:cs="Times New Roman"/>
            <w:sz w:val="24"/>
            <w:szCs w:val="24"/>
          </w:rPr>
          <w:t>3</w:t>
        </w:r>
      </w:ins>
      <w:ins w:id="174" w:author="marcelo" w:date="2026-01-13T12:46:10Z">
        <w:r>
          <w:rPr>
            <w:rFonts w:hint="default" w:ascii="Times New Roman" w:hAnsi="Times New Roman" w:eastAsia="Times New Roman" w:cs="Times New Roman"/>
            <w:sz w:val="24"/>
            <w:szCs w:val="24"/>
          </w:rPr>
          <w:t>)</w:t>
        </w:r>
      </w:ins>
      <w:r>
        <w:rPr>
          <w:rFonts w:ascii="Times New Roman" w:hAnsi="Times New Roman" w:eastAsia="Times New Roman" w:cs="Times New Roman"/>
          <w:sz w:val="24"/>
          <w:szCs w:val="24"/>
          <w:lang w:val="en-GB"/>
        </w:rPr>
        <w:t xml:space="preserve"> within the flight cage confirmed that natural (familiar) groups were substantially more synchronised—had </w:t>
      </w:r>
      <w:del w:id="175" w:author="marcelo" w:date="2026-01-13T13:07:34Z">
        <w:r>
          <w:rPr>
            <w:rFonts w:hint="default" w:ascii="Times New Roman" w:hAnsi="Times New Roman" w:eastAsia="Times New Roman" w:cs="Times New Roman"/>
            <w:sz w:val="24"/>
            <w:szCs w:val="24"/>
            <w:lang w:val="en-US"/>
          </w:rPr>
          <w:delText>lower</w:delText>
        </w:r>
      </w:del>
      <w:ins w:id="176" w:author="marcelo" w:date="2026-01-13T13:07:34Z">
        <w:r>
          <w:rPr>
            <w:rFonts w:hint="default" w:ascii="Times New Roman" w:hAnsi="Times New Roman" w:eastAsia="Times New Roman" w:cs="Times New Roman"/>
            <w:sz w:val="24"/>
            <w:szCs w:val="24"/>
          </w:rPr>
          <w:t>sho</w:t>
        </w:r>
      </w:ins>
      <w:ins w:id="177" w:author="marcelo" w:date="2026-01-13T13:07:35Z">
        <w:r>
          <w:rPr>
            <w:rFonts w:hint="default" w:ascii="Times New Roman" w:hAnsi="Times New Roman" w:eastAsia="Times New Roman" w:cs="Times New Roman"/>
            <w:sz w:val="24"/>
            <w:szCs w:val="24"/>
          </w:rPr>
          <w:t>rter</w:t>
        </w:r>
      </w:ins>
      <w:r>
        <w:rPr>
          <w:rFonts w:ascii="Times New Roman" w:hAnsi="Times New Roman" w:eastAsia="Times New Roman" w:cs="Times New Roman"/>
          <w:sz w:val="24"/>
          <w:szCs w:val="24"/>
          <w:lang w:val="en-GB"/>
        </w:rPr>
        <w:t xml:space="preserve"> intervals between bats entering the leaf—than artificial (unfamiliar) groups (</w:t>
      </w:r>
      <w:commentRangeStart w:id="2"/>
      <w:commentRangeStart w:id="3"/>
      <w:r>
        <w:rPr>
          <w:rFonts w:ascii="Times New Roman" w:hAnsi="Times New Roman" w:eastAsia="Times New Roman" w:cs="Times New Roman"/>
          <w:sz w:val="24"/>
          <w:szCs w:val="24"/>
          <w:lang w:val="en-GB"/>
        </w:rPr>
        <w:t xml:space="preserve">Figure </w:t>
      </w:r>
      <w:commentRangeEnd w:id="2"/>
      <w:r>
        <w:rPr>
          <w:rStyle w:val="11"/>
        </w:rPr>
        <w:commentReference w:id="2"/>
      </w:r>
      <w:commentRangeEnd w:id="3"/>
      <w:r>
        <w:commentReference w:id="3"/>
      </w:r>
      <w:ins w:id="178" w:author="marcelo" w:date="2026-01-13T13:07:12Z">
        <w:r>
          <w:rPr>
            <w:rFonts w:hint="default" w:ascii="Times New Roman" w:hAnsi="Times New Roman" w:eastAsia="Times New Roman" w:cs="Times New Roman"/>
            <w:sz w:val="24"/>
            <w:szCs w:val="24"/>
          </w:rPr>
          <w:t>4</w:t>
        </w:r>
      </w:ins>
      <w:del w:id="179" w:author="marcelo" w:date="2026-01-13T13:07:06Z">
        <w:r>
          <w:rPr>
            <w:rFonts w:ascii="Times New Roman" w:hAnsi="Times New Roman" w:eastAsia="Times New Roman" w:cs="Times New Roman"/>
            <w:sz w:val="24"/>
            <w:szCs w:val="24"/>
            <w:lang w:val="en-GB"/>
          </w:rPr>
          <w:delText>2</w:delText>
        </w:r>
      </w:del>
      <w:r>
        <w:rPr>
          <w:rFonts w:ascii="Times New Roman" w:hAnsi="Times New Roman" w:eastAsia="Times New Roman" w:cs="Times New Roman"/>
          <w:sz w:val="24"/>
          <w:szCs w:val="24"/>
          <w:lang w:val="en-GB"/>
        </w:rPr>
        <w:t xml:space="preserve">). We also created simulated groups by combining the entry times of solitary bats finding and entering the roost </w:t>
      </w:r>
      <w:ins w:id="180" w:author="marcelo" w:date="2026-01-13T13:07:52Z">
        <w:r>
          <w:rPr>
            <w:rFonts w:hint="default" w:ascii="Times New Roman" w:hAnsi="Times New Roman" w:eastAsia="Times New Roman" w:cs="Times New Roman"/>
            <w:sz w:val="24"/>
            <w:szCs w:val="24"/>
          </w:rPr>
          <w:t>(</w:t>
        </w:r>
      </w:ins>
      <w:ins w:id="181" w:author="marcelo" w:date="2026-01-13T13:07:53Z">
        <w:r>
          <w:rPr>
            <w:rFonts w:hint="default" w:ascii="Times New Roman" w:hAnsi="Times New Roman" w:eastAsia="Times New Roman" w:cs="Times New Roman"/>
            <w:sz w:val="24"/>
            <w:szCs w:val="24"/>
          </w:rPr>
          <w:t>Fig</w:t>
        </w:r>
      </w:ins>
      <w:ins w:id="182" w:author="marcelo" w:date="2026-01-13T13:07:54Z">
        <w:r>
          <w:rPr>
            <w:rFonts w:hint="default" w:ascii="Times New Roman" w:hAnsi="Times New Roman" w:eastAsia="Times New Roman" w:cs="Times New Roman"/>
            <w:sz w:val="24"/>
            <w:szCs w:val="24"/>
          </w:rPr>
          <w:t xml:space="preserve">ure </w:t>
        </w:r>
      </w:ins>
      <w:ins w:id="183" w:author="marcelo" w:date="2026-01-13T13:07:55Z">
        <w:r>
          <w:rPr>
            <w:rFonts w:hint="default" w:ascii="Times New Roman" w:hAnsi="Times New Roman" w:eastAsia="Times New Roman" w:cs="Times New Roman"/>
            <w:sz w:val="24"/>
            <w:szCs w:val="24"/>
          </w:rPr>
          <w:t>3</w:t>
        </w:r>
      </w:ins>
      <w:ins w:id="184" w:author="marcelo" w:date="2026-01-13T13:07:57Z">
        <w:r>
          <w:rPr>
            <w:rFonts w:hint="default" w:ascii="Times New Roman" w:hAnsi="Times New Roman" w:eastAsia="Times New Roman" w:cs="Times New Roman"/>
            <w:sz w:val="24"/>
            <w:szCs w:val="24"/>
          </w:rPr>
          <w:t>c</w:t>
        </w:r>
      </w:ins>
      <w:ins w:id="185" w:author="marcelo" w:date="2026-01-13T13:07:58Z">
        <w:r>
          <w:rPr>
            <w:rFonts w:hint="default" w:ascii="Times New Roman" w:hAnsi="Times New Roman" w:eastAsia="Times New Roman" w:cs="Times New Roman"/>
            <w:sz w:val="24"/>
            <w:szCs w:val="24"/>
          </w:rPr>
          <w:t>)</w:t>
        </w:r>
      </w:ins>
      <w:ins w:id="186" w:author="marcelo" w:date="2026-01-13T13:07:59Z">
        <w:r>
          <w:rPr>
            <w:rFonts w:hint="default" w:ascii="Times New Roman" w:hAnsi="Times New Roman" w:eastAsia="Times New Roman" w:cs="Times New Roman"/>
            <w:sz w:val="24"/>
            <w:szCs w:val="24"/>
          </w:rPr>
          <w:t xml:space="preserve"> </w:t>
        </w:r>
      </w:ins>
      <w:r>
        <w:rPr>
          <w:rFonts w:ascii="Times New Roman" w:hAnsi="Times New Roman" w:eastAsia="Times New Roman" w:cs="Times New Roman"/>
          <w:sz w:val="24"/>
          <w:szCs w:val="24"/>
          <w:lang w:val="en-GB"/>
        </w:rPr>
        <w:t>to gain an insight into the size of the effect of familiarity relative to the benefits from grouping alone. We found that familiarity</w:t>
      </w:r>
      <w:ins w:id="187" w:author="marcelo" w:date="2026-01-13T14:56:33Z">
        <w:r>
          <w:rPr>
            <w:rFonts w:hint="default" w:ascii="Times New Roman" w:hAnsi="Times New Roman" w:eastAsia="Times New Roman" w:cs="Times New Roman"/>
            <w:sz w:val="24"/>
            <w:szCs w:val="24"/>
            <w:lang w:val="en-US"/>
          </w:rPr>
          <w:t xml:space="preserve"> </w:t>
        </w:r>
      </w:ins>
      <w:ins w:id="188" w:author="marcelo" w:date="2026-01-13T14:56:37Z">
        <w:bookmarkStart w:id="0" w:name="_GoBack"/>
        <w:r>
          <w:rPr>
            <w:rFonts w:hint="default" w:ascii="Times New Roman" w:hAnsi="Times New Roman" w:eastAsia="Times New Roman" w:cs="Times New Roman"/>
            <w:sz w:val="24"/>
            <w:szCs w:val="24"/>
            <w:lang w:val="en-US"/>
            <w:rPrChange w:id="189" w:author="marcelo" w:date="2026-01-13T14:56:37Z">
              <w:rPr>
                <w:rFonts w:hint="default"/>
              </w:rPr>
            </w:rPrChange>
          </w:rPr>
          <w:t>reduced the time between successive entries by approximately fourfold</w:t>
        </w:r>
        <w:bookmarkEnd w:id="0"/>
      </w:ins>
      <w:del w:id="190" w:author="marcelo" w:date="2026-01-13T14:56:32Z">
        <w:r>
          <w:rPr>
            <w:rFonts w:ascii="Times New Roman" w:hAnsi="Times New Roman" w:eastAsia="Times New Roman" w:cs="Times New Roman"/>
            <w:sz w:val="24"/>
            <w:szCs w:val="24"/>
            <w:lang w:val="en-GB"/>
          </w:rPr>
          <w:delText xml:space="preserve"> </w:delText>
        </w:r>
      </w:del>
      <w:del w:id="191" w:author="marcelo" w:date="2026-01-13T14:56:30Z">
        <w:r>
          <w:rPr>
            <w:rFonts w:ascii="Times New Roman" w:hAnsi="Times New Roman" w:eastAsia="Times New Roman" w:cs="Times New Roman"/>
            <w:sz w:val="24"/>
            <w:szCs w:val="24"/>
            <w:lang w:val="en-GB"/>
          </w:rPr>
          <w:delText xml:space="preserve">had </w:delText>
        </w:r>
      </w:del>
      <w:del w:id="192" w:author="marcelo" w:date="2026-01-13T14:56:30Z">
        <w:r>
          <w:rPr>
            <w:rFonts w:hint="default" w:ascii="Times New Roman" w:hAnsi="Times New Roman" w:eastAsia="Times New Roman" w:cs="Times New Roman"/>
            <w:sz w:val="24"/>
            <w:szCs w:val="24"/>
            <w:lang w:val="en-US"/>
          </w:rPr>
          <w:delText xml:space="preserve">approximately double the group effect size </w:delText>
        </w:r>
      </w:del>
      <w:ins w:id="193" w:author="marcelo" w:date="2026-01-13T14:18:05Z">
        <w:r>
          <w:rPr>
            <w:rFonts w:hint="default" w:ascii="Times New Roman" w:hAnsi="Times New Roman" w:eastAsia="Times New Roman" w:cs="Times New Roman"/>
            <w:sz w:val="24"/>
            <w:szCs w:val="24"/>
            <w:lang w:val="en-US"/>
          </w:rPr>
          <w:t xml:space="preserve"> </w:t>
        </w:r>
      </w:ins>
      <w:del w:id="194" w:author="marcelo" w:date="2026-01-13T13:20:04Z">
        <w:r>
          <w:rPr>
            <w:rFonts w:ascii="Times New Roman" w:hAnsi="Times New Roman" w:eastAsia="Times New Roman" w:cs="Times New Roman"/>
            <w:sz w:val="24"/>
            <w:szCs w:val="24"/>
            <w:lang w:val="en-GB"/>
          </w:rPr>
          <w:delText xml:space="preserve">when </w:delText>
        </w:r>
      </w:del>
      <w:r>
        <w:rPr>
          <w:rFonts w:ascii="Times New Roman" w:hAnsi="Times New Roman" w:eastAsia="Times New Roman" w:cs="Times New Roman"/>
          <w:sz w:val="24"/>
          <w:szCs w:val="24"/>
          <w:lang w:val="en-GB"/>
        </w:rPr>
        <w:t>compared to these simulated groups (</w:t>
      </w:r>
      <w:del w:id="195" w:author="marcelo" w:date="2026-01-13T14:18:39Z">
        <w:r>
          <w:rPr>
            <w:rFonts w:hint="default" w:ascii="Times New Roman" w:hAnsi="Times New Roman" w:eastAsia="Times New Roman" w:cs="Times New Roman"/>
            <w:sz w:val="24"/>
            <w:szCs w:val="24"/>
            <w:lang w:val="en-US"/>
          </w:rPr>
          <w:delText xml:space="preserve">XX </w:delText>
        </w:r>
      </w:del>
      <w:ins w:id="196" w:author="marcelo" w:date="2026-01-13T14:18:39Z">
        <w:r>
          <w:rPr>
            <w:rFonts w:hint="default" w:ascii="Times New Roman" w:hAnsi="Times New Roman" w:eastAsia="Times New Roman" w:cs="Times New Roman"/>
            <w:sz w:val="24"/>
            <w:szCs w:val="24"/>
            <w:lang w:val="en-US"/>
          </w:rPr>
          <w:t>12</w:t>
        </w:r>
      </w:ins>
      <w:ins w:id="197" w:author="marcelo" w:date="2026-01-13T14:18:57Z">
        <w:r>
          <w:rPr>
            <w:rFonts w:hint="default" w:ascii="Times New Roman" w:hAnsi="Times New Roman" w:eastAsia="Times New Roman" w:cs="Times New Roman"/>
            <w:sz w:val="24"/>
            <w:szCs w:val="24"/>
            <w:lang w:val="en-US"/>
          </w:rPr>
          <w:t>.4</w:t>
        </w:r>
      </w:ins>
      <w:ins w:id="198" w:author="marcelo" w:date="2026-01-13T14:19:03Z">
        <w:r>
          <w:rPr>
            <w:rFonts w:hint="default" w:ascii="Times New Roman" w:hAnsi="Times New Roman" w:eastAsia="Times New Roman" w:cs="Times New Roman"/>
            <w:sz w:val="24"/>
            <w:szCs w:val="24"/>
            <w:lang w:val="en-US"/>
          </w:rPr>
          <w:t xml:space="preserve"> </w:t>
        </w:r>
      </w:ins>
      <w:ins w:id="199" w:author="marcelo" w:date="2026-01-13T14:18:49Z">
        <w:r>
          <w:rPr>
            <w:rFonts w:hint="default" w:ascii="Times New Roman" w:hAnsi="Times New Roman" w:eastAsia="Times New Roman" w:cs="Times New Roman"/>
            <w:sz w:val="24"/>
            <w:szCs w:val="24"/>
            <w:lang w:val="en-US"/>
          </w:rPr>
          <w:t>s</w:t>
        </w:r>
      </w:ins>
      <w:ins w:id="200" w:author="marcelo" w:date="2026-01-13T14:18:41Z">
        <w:r>
          <w:rPr>
            <w:rFonts w:hint="default" w:ascii="Times New Roman" w:hAnsi="Times New Roman" w:eastAsia="Times New Roman" w:cs="Times New Roman"/>
            <w:sz w:val="24"/>
            <w:szCs w:val="24"/>
            <w:lang w:val="en-US"/>
          </w:rPr>
          <w:t xml:space="preserve"> </w:t>
        </w:r>
      </w:ins>
      <w:r>
        <w:rPr>
          <w:rFonts w:ascii="Times New Roman" w:hAnsi="Times New Roman" w:eastAsia="Times New Roman" w:cs="Times New Roman"/>
          <w:sz w:val="24"/>
          <w:szCs w:val="24"/>
          <w:lang w:val="en-GB"/>
        </w:rPr>
        <w:t xml:space="preserve">vs </w:t>
      </w:r>
      <w:del w:id="201" w:author="marcelo" w:date="2026-01-13T14:18:45Z">
        <w:r>
          <w:rPr>
            <w:rFonts w:hint="default" w:ascii="Times New Roman" w:hAnsi="Times New Roman" w:eastAsia="Times New Roman" w:cs="Times New Roman"/>
            <w:sz w:val="24"/>
            <w:szCs w:val="24"/>
            <w:lang w:val="en-US"/>
          </w:rPr>
          <w:delText>XX</w:delText>
        </w:r>
      </w:del>
      <w:ins w:id="202" w:author="marcelo" w:date="2026-01-13T14:18:45Z">
        <w:r>
          <w:rPr>
            <w:rFonts w:hint="default" w:ascii="Times New Roman" w:hAnsi="Times New Roman" w:eastAsia="Times New Roman" w:cs="Times New Roman"/>
            <w:sz w:val="24"/>
            <w:szCs w:val="24"/>
            <w:lang w:val="en-US"/>
          </w:rPr>
          <w:t>54</w:t>
        </w:r>
      </w:ins>
      <w:ins w:id="203" w:author="marcelo" w:date="2026-01-13T14:18:59Z">
        <w:r>
          <w:rPr>
            <w:rFonts w:hint="default" w:ascii="Times New Roman" w:hAnsi="Times New Roman" w:eastAsia="Times New Roman" w:cs="Times New Roman"/>
            <w:sz w:val="24"/>
            <w:szCs w:val="24"/>
            <w:lang w:val="en-US"/>
          </w:rPr>
          <w:t>.</w:t>
        </w:r>
      </w:ins>
      <w:ins w:id="204" w:author="marcelo" w:date="2026-01-13T14:19:00Z">
        <w:r>
          <w:rPr>
            <w:rFonts w:hint="default" w:ascii="Times New Roman" w:hAnsi="Times New Roman" w:eastAsia="Times New Roman" w:cs="Times New Roman"/>
            <w:sz w:val="24"/>
            <w:szCs w:val="24"/>
            <w:lang w:val="en-US"/>
          </w:rPr>
          <w:t>3</w:t>
        </w:r>
      </w:ins>
      <w:ins w:id="205" w:author="marcelo" w:date="2026-01-13T14:19:01Z">
        <w:r>
          <w:rPr>
            <w:rFonts w:hint="default" w:ascii="Times New Roman" w:hAnsi="Times New Roman" w:eastAsia="Times New Roman" w:cs="Times New Roman"/>
            <w:sz w:val="24"/>
            <w:szCs w:val="24"/>
            <w:lang w:val="en-US"/>
          </w:rPr>
          <w:t xml:space="preserve"> </w:t>
        </w:r>
      </w:ins>
      <w:ins w:id="206" w:author="marcelo" w:date="2026-01-13T14:18:51Z">
        <w:r>
          <w:rPr>
            <w:rFonts w:hint="default" w:ascii="Times New Roman" w:hAnsi="Times New Roman" w:eastAsia="Times New Roman" w:cs="Times New Roman"/>
            <w:sz w:val="24"/>
            <w:szCs w:val="24"/>
            <w:lang w:val="en-US"/>
          </w:rPr>
          <w:t>s</w:t>
        </w:r>
      </w:ins>
      <w:ins w:id="207" w:author="marcelo" w:date="2026-01-13T13:08:43Z">
        <w:r>
          <w:rPr>
            <w:rFonts w:hint="default" w:ascii="Times New Roman" w:hAnsi="Times New Roman" w:eastAsia="Times New Roman" w:cs="Times New Roman"/>
            <w:sz w:val="24"/>
            <w:szCs w:val="24"/>
          </w:rPr>
          <w:t>, F</w:t>
        </w:r>
      </w:ins>
      <w:ins w:id="208" w:author="marcelo" w:date="2026-01-13T13:08:44Z">
        <w:r>
          <w:rPr>
            <w:rFonts w:hint="default" w:ascii="Times New Roman" w:hAnsi="Times New Roman" w:eastAsia="Times New Roman" w:cs="Times New Roman"/>
            <w:sz w:val="24"/>
            <w:szCs w:val="24"/>
          </w:rPr>
          <w:t xml:space="preserve">igure </w:t>
        </w:r>
      </w:ins>
      <w:ins w:id="209" w:author="marcelo" w:date="2026-01-13T13:08:46Z">
        <w:r>
          <w:rPr>
            <w:rFonts w:hint="default" w:ascii="Times New Roman" w:hAnsi="Times New Roman" w:eastAsia="Times New Roman" w:cs="Times New Roman"/>
            <w:sz w:val="24"/>
            <w:szCs w:val="24"/>
          </w:rPr>
          <w:t>4</w:t>
        </w:r>
      </w:ins>
      <w:r>
        <w:rPr>
          <w:rFonts w:ascii="Times New Roman" w:hAnsi="Times New Roman" w:eastAsia="Times New Roman" w:cs="Times New Roman"/>
          <w:sz w:val="24"/>
          <w:szCs w:val="24"/>
          <w:lang w:val="en-GB"/>
        </w:rPr>
        <w:t>). This confirms that coordination in this collective task is substantially more efficient when bats are familiar rather than unfamiliar.</w:t>
      </w:r>
    </w:p>
    <w:p>
      <w:pPr>
        <w:rPr>
          <w:ins w:id="210" w:author="marcelo" w:date="2026-01-13T12:46:37Z"/>
          <w:rFonts w:ascii="Times New Roman" w:hAnsi="Times New Roman" w:eastAsia="Times New Roman" w:cs="Times New Roman"/>
          <w:sz w:val="24"/>
          <w:szCs w:val="24"/>
          <w:lang w:val="en-GB"/>
        </w:rPr>
      </w:pPr>
    </w:p>
    <w:p>
      <w:pPr>
        <w:rPr>
          <w:ins w:id="211" w:author="marcelo" w:date="2026-01-13T12:47:50Z"/>
          <w:rFonts w:hint="default" w:ascii="Times New Roman" w:hAnsi="Times New Roman" w:eastAsia="Times New Roman" w:cs="Times New Roman"/>
          <w:sz w:val="24"/>
          <w:szCs w:val="24"/>
        </w:rPr>
      </w:pPr>
      <w:ins w:id="212" w:author="marcelo" w:date="2026-01-13T14:32:44Z">
        <w:r>
          <w:rPr>
            <w:rFonts w:hint="default" w:ascii="Times New Roman" w:hAnsi="Times New Roman" w:eastAsia="Times New Roman" w:cs="Times New Roman"/>
            <w:sz w:val="24"/>
            <w:szCs w:val="24"/>
          </w:rPr>
          <w:drawing>
            <wp:inline distT="0" distB="0" distL="114300" distR="114300">
              <wp:extent cx="5601970" cy="3147060"/>
              <wp:effectExtent l="0" t="0" r="17780" b="15240"/>
              <wp:docPr id="7" name="Picture 7" descr="/home/m/Dropbox/Projects/flight_coordination_in_Thyroptera/output/entry_synchrony_diagram.pngentry_synchron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ome/m/Dropbox/Projects/flight_coordination_in_Thyroptera/output/entry_synchrony_diagram.pngentry_synchrony_diagram"/>
                      <pic:cNvPicPr>
                        <a:picLocks noChangeAspect="1"/>
                      </pic:cNvPicPr>
                    </pic:nvPicPr>
                    <pic:blipFill>
                      <a:blip r:embed="rId10"/>
                      <a:srcRect t="11196" b="18566"/>
                      <a:stretch>
                        <a:fillRect/>
                      </a:stretch>
                    </pic:blipFill>
                    <pic:spPr>
                      <a:xfrm>
                        <a:off x="0" y="0"/>
                        <a:ext cx="5601970" cy="3147060"/>
                      </a:xfrm>
                      <a:prstGeom prst="rect">
                        <a:avLst/>
                      </a:prstGeom>
                    </pic:spPr>
                  </pic:pic>
                </a:graphicData>
              </a:graphic>
            </wp:inline>
          </w:drawing>
        </w:r>
      </w:ins>
    </w:p>
    <w:p>
      <w:pPr>
        <w:rPr>
          <w:ins w:id="214" w:author="marcelo" w:date="2026-01-13T12:47:50Z"/>
          <w:rFonts w:hint="default" w:ascii="Times New Roman" w:hAnsi="Times New Roman" w:eastAsia="Times New Roman" w:cs="Times New Roman"/>
          <w:sz w:val="24"/>
          <w:szCs w:val="24"/>
        </w:rPr>
      </w:pPr>
      <w:ins w:id="215" w:author="marcelo" w:date="2026-01-13T12:48:20Z">
        <w:r>
          <w:rPr>
            <w:rFonts w:ascii="Times New Roman" w:hAnsi="Times New Roman" w:eastAsia="Times New Roman" w:cs="Times New Roman"/>
            <w:b/>
            <w:bCs/>
            <w:sz w:val="24"/>
            <w:szCs w:val="24"/>
            <w:rtl w:val="0"/>
          </w:rPr>
          <w:t>Fig. 3.</w:t>
        </w:r>
      </w:ins>
      <w:ins w:id="216" w:author="marcelo" w:date="2026-01-13T12:48:20Z">
        <w:r>
          <w:rPr>
            <w:rFonts w:ascii="Times New Roman" w:hAnsi="Times New Roman" w:eastAsia="Times New Roman" w:cs="Times New Roman"/>
            <w:i/>
            <w:iCs/>
            <w:sz w:val="24"/>
            <w:szCs w:val="24"/>
            <w:rtl w:val="0"/>
          </w:rPr>
          <w:t xml:space="preserve"> Scheme of the experimental design to assess roost entry synchrony.  Synchronization was quantified as the time lapse between successive individuals when entering the roost. Artificial groups </w:t>
        </w:r>
      </w:ins>
      <w:ins w:id="217" w:author="marcelo" w:date="2026-01-13T12:48:49Z">
        <w:r>
          <w:rPr>
            <w:rFonts w:hint="default" w:ascii="Times New Roman" w:hAnsi="Times New Roman" w:eastAsia="Times New Roman" w:cs="Times New Roman"/>
            <w:i/>
            <w:iCs/>
            <w:sz w:val="24"/>
            <w:szCs w:val="24"/>
            <w:rtl w:val="0"/>
          </w:rPr>
          <w:t>(</w:t>
        </w:r>
      </w:ins>
      <w:ins w:id="218" w:author="marcelo" w:date="2026-01-13T12:48:50Z">
        <w:r>
          <w:rPr>
            <w:rFonts w:hint="default" w:ascii="Times New Roman" w:hAnsi="Times New Roman" w:eastAsia="Times New Roman" w:cs="Times New Roman"/>
            <w:i/>
            <w:iCs/>
            <w:sz w:val="24"/>
            <w:szCs w:val="24"/>
            <w:rtl w:val="0"/>
          </w:rPr>
          <w:t>b</w:t>
        </w:r>
      </w:ins>
      <w:ins w:id="219" w:author="marcelo" w:date="2026-01-13T12:48:51Z">
        <w:r>
          <w:rPr>
            <w:rFonts w:hint="default" w:ascii="Times New Roman" w:hAnsi="Times New Roman" w:eastAsia="Times New Roman" w:cs="Times New Roman"/>
            <w:i/>
            <w:iCs/>
            <w:sz w:val="24"/>
            <w:szCs w:val="24"/>
            <w:rtl w:val="0"/>
          </w:rPr>
          <w:t xml:space="preserve">) </w:t>
        </w:r>
      </w:ins>
      <w:ins w:id="220" w:author="marcelo" w:date="2026-01-13T12:48:20Z">
        <w:r>
          <w:rPr>
            <w:rFonts w:ascii="Times New Roman" w:hAnsi="Times New Roman" w:eastAsia="Times New Roman" w:cs="Times New Roman"/>
            <w:i/>
            <w:iCs/>
            <w:sz w:val="24"/>
            <w:szCs w:val="24"/>
            <w:rtl w:val="0"/>
          </w:rPr>
          <w:t>were composed by individuals from different natural groups</w:t>
        </w:r>
      </w:ins>
      <w:ins w:id="221" w:author="marcelo" w:date="2026-01-13T12:48:59Z">
        <w:r>
          <w:rPr>
            <w:rFonts w:hint="default" w:ascii="Times New Roman" w:hAnsi="Times New Roman" w:eastAsia="Times New Roman" w:cs="Times New Roman"/>
            <w:i/>
            <w:iCs/>
            <w:sz w:val="24"/>
            <w:szCs w:val="24"/>
            <w:rtl w:val="0"/>
          </w:rPr>
          <w:t xml:space="preserve"> </w:t>
        </w:r>
      </w:ins>
      <w:ins w:id="222" w:author="marcelo" w:date="2026-01-13T12:49:00Z">
        <w:r>
          <w:rPr>
            <w:rFonts w:hint="default" w:ascii="Times New Roman" w:hAnsi="Times New Roman" w:eastAsia="Times New Roman" w:cs="Times New Roman"/>
            <w:i/>
            <w:iCs/>
            <w:sz w:val="24"/>
            <w:szCs w:val="24"/>
            <w:rtl w:val="0"/>
          </w:rPr>
          <w:t>(</w:t>
        </w:r>
      </w:ins>
      <w:ins w:id="223" w:author="marcelo" w:date="2026-01-13T12:49:01Z">
        <w:r>
          <w:rPr>
            <w:rFonts w:hint="default" w:ascii="Times New Roman" w:hAnsi="Times New Roman" w:eastAsia="Times New Roman" w:cs="Times New Roman"/>
            <w:i/>
            <w:iCs/>
            <w:sz w:val="24"/>
            <w:szCs w:val="24"/>
            <w:rtl w:val="0"/>
          </w:rPr>
          <w:t>a</w:t>
        </w:r>
      </w:ins>
      <w:ins w:id="224" w:author="marcelo" w:date="2026-01-13T12:49:02Z">
        <w:r>
          <w:rPr>
            <w:rFonts w:hint="default" w:ascii="Times New Roman" w:hAnsi="Times New Roman" w:eastAsia="Times New Roman" w:cs="Times New Roman"/>
            <w:i/>
            <w:iCs/>
            <w:sz w:val="24"/>
            <w:szCs w:val="24"/>
            <w:rtl w:val="0"/>
          </w:rPr>
          <w:t>)</w:t>
        </w:r>
      </w:ins>
      <w:ins w:id="225" w:author="marcelo" w:date="2026-01-13T12:48:20Z">
        <w:r>
          <w:rPr>
            <w:rFonts w:ascii="Times New Roman" w:hAnsi="Times New Roman" w:eastAsia="Times New Roman" w:cs="Times New Roman"/>
            <w:i/>
            <w:iCs/>
            <w:sz w:val="24"/>
            <w:szCs w:val="24"/>
            <w:rtl w:val="0"/>
          </w:rPr>
          <w:t xml:space="preserve"> while simulated groups </w:t>
        </w:r>
      </w:ins>
      <w:ins w:id="226" w:author="marcelo" w:date="2026-01-13T12:49:11Z">
        <w:r>
          <w:rPr>
            <w:rFonts w:hint="default" w:ascii="Times New Roman" w:hAnsi="Times New Roman" w:eastAsia="Times New Roman" w:cs="Times New Roman"/>
            <w:i/>
            <w:iCs/>
            <w:sz w:val="24"/>
            <w:szCs w:val="24"/>
            <w:rtl w:val="0"/>
          </w:rPr>
          <w:t>(c)</w:t>
        </w:r>
      </w:ins>
      <w:ins w:id="227" w:author="marcelo" w:date="2026-01-13T12:49:12Z">
        <w:r>
          <w:rPr>
            <w:rFonts w:hint="default" w:ascii="Times New Roman" w:hAnsi="Times New Roman" w:eastAsia="Times New Roman" w:cs="Times New Roman"/>
            <w:i/>
            <w:iCs/>
            <w:sz w:val="24"/>
            <w:szCs w:val="24"/>
            <w:rtl w:val="0"/>
          </w:rPr>
          <w:t xml:space="preserve"> </w:t>
        </w:r>
      </w:ins>
      <w:ins w:id="228" w:author="marcelo" w:date="2026-01-13T12:48:20Z">
        <w:r>
          <w:rPr>
            <w:rFonts w:ascii="Times New Roman" w:hAnsi="Times New Roman" w:eastAsia="Times New Roman" w:cs="Times New Roman"/>
            <w:i/>
            <w:iCs/>
            <w:sz w:val="24"/>
            <w:szCs w:val="24"/>
            <w:rtl w:val="0"/>
          </w:rPr>
          <w:t>were digitally created by combining entry times from single individual trials.</w:t>
        </w:r>
      </w:ins>
      <w:ins w:id="229" w:author="marcelo" w:date="2026-01-13T12:49:26Z">
        <w:r>
          <w:rPr>
            <w:rFonts w:hint="default" w:ascii="Times New Roman" w:hAnsi="Times New Roman" w:eastAsia="Times New Roman" w:cs="Times New Roman"/>
            <w:i/>
            <w:iCs/>
            <w:sz w:val="24"/>
            <w:szCs w:val="24"/>
            <w:rtl w:val="0"/>
          </w:rPr>
          <w:t xml:space="preserve"> </w:t>
        </w:r>
      </w:ins>
    </w:p>
    <w:p>
      <w:pPr>
        <w:rPr>
          <w:ins w:id="230" w:author="marcelo" w:date="2026-01-13T12:51:31Z"/>
          <w:rFonts w:hint="default" w:ascii="Times New Roman" w:hAnsi="Times New Roman" w:eastAsia="Times New Roman" w:cs="Times New Roman"/>
          <w:sz w:val="24"/>
          <w:szCs w:val="24"/>
        </w:rPr>
      </w:pPr>
    </w:p>
    <w:p>
      <w:pPr>
        <w:rPr>
          <w:ins w:id="231" w:author="marcelo" w:date="2026-01-13T12:52:04Z"/>
          <w:rFonts w:hint="default" w:ascii="Times New Roman" w:hAnsi="Times New Roman" w:eastAsia="Times New Roman" w:cs="Times New Roman"/>
          <w:sz w:val="24"/>
          <w:szCs w:val="24"/>
        </w:rPr>
      </w:pPr>
      <w:ins w:id="232" w:author="marcelo" w:date="2026-01-13T12:51:54Z">
        <w:r>
          <w:rPr>
            <w:rFonts w:hint="default" w:ascii="Times New Roman" w:hAnsi="Times New Roman" w:eastAsia="Times New Roman" w:cs="Times New Roman"/>
            <w:sz w:val="24"/>
            <w:szCs w:val="24"/>
          </w:rPr>
          <w:drawing>
            <wp:inline distT="0" distB="0" distL="114300" distR="114300">
              <wp:extent cx="4678680" cy="3639185"/>
              <wp:effectExtent l="0" t="0" r="7620" b="18415"/>
              <wp:docPr id="8" name="Picture 8" descr="/home/m/Dropbox/Projects/flight_coordination_in_Thyroptera/output/roost_entry_coordination_1_panel.pngroost_entry_coordination_1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ome/m/Dropbox/Projects/flight_coordination_in_Thyroptera/output/roost_entry_coordination_1_panel.pngroost_entry_coordination_1_panel"/>
                      <pic:cNvPicPr>
                        <a:picLocks noChangeAspect="1"/>
                      </pic:cNvPicPr>
                    </pic:nvPicPr>
                    <pic:blipFill>
                      <a:blip r:embed="rId11"/>
                      <a:srcRect/>
                      <a:stretch>
                        <a:fillRect/>
                      </a:stretch>
                    </pic:blipFill>
                    <pic:spPr>
                      <a:xfrm>
                        <a:off x="0" y="0"/>
                        <a:ext cx="4678680" cy="3639185"/>
                      </a:xfrm>
                      <a:prstGeom prst="rect">
                        <a:avLst/>
                      </a:prstGeom>
                    </pic:spPr>
                  </pic:pic>
                </a:graphicData>
              </a:graphic>
            </wp:inline>
          </w:drawing>
        </w:r>
      </w:ins>
    </w:p>
    <w:p>
      <w:pPr>
        <w:rPr>
          <w:ins w:id="234" w:author="marcelo" w:date="2026-01-13T12:52:04Z"/>
          <w:rFonts w:hint="default" w:ascii="Times New Roman" w:hAnsi="Times New Roman" w:eastAsia="Times New Roman" w:cs="Times New Roman"/>
          <w:sz w:val="24"/>
          <w:szCs w:val="24"/>
        </w:rPr>
      </w:pPr>
    </w:p>
    <w:p>
      <w:pPr>
        <w:spacing w:before="240" w:after="240"/>
        <w:rPr>
          <w:ins w:id="235" w:author="marcelo" w:date="2026-01-13T12:52:04Z"/>
          <w:rFonts w:ascii="Times New Roman" w:hAnsi="Times New Roman" w:eastAsia="Times New Roman" w:cs="Times New Roman"/>
          <w:sz w:val="24"/>
          <w:szCs w:val="24"/>
        </w:rPr>
      </w:pPr>
      <w:ins w:id="236" w:author="marcelo" w:date="2026-01-13T12:52:04Z">
        <w:r>
          <w:rPr>
            <w:rFonts w:ascii="Times New Roman" w:hAnsi="Times New Roman" w:eastAsia="Times New Roman" w:cs="Times New Roman"/>
            <w:b/>
            <w:bCs/>
            <w:i/>
            <w:iCs/>
            <w:sz w:val="24"/>
            <w:szCs w:val="24"/>
            <w:rtl w:val="0"/>
          </w:rPr>
          <w:t xml:space="preserve">Fig. 4. </w:t>
        </w:r>
      </w:ins>
      <w:ins w:id="237" w:author="marcelo" w:date="2026-01-13T12:58:52Z">
        <w:r>
          <w:rPr>
            <w:rFonts w:hint="default" w:ascii="Times New Roman" w:hAnsi="Times New Roman" w:eastAsia="Times New Roman" w:cs="Times New Roman"/>
            <w:i/>
            <w:iCs/>
            <w:sz w:val="24"/>
            <w:szCs w:val="24"/>
          </w:rPr>
          <w:t xml:space="preserve">Raincloud plots showing the time difference (s) between successive individuals entering a roost. Jittered points represent individual-level observations, with associated boxplots (median, interquartile range, and overall range) and half-violin plots shown for each group flight type. Yellow points indicate group-level mean time differences, with their distribution summarized by overlaid yellow boxplots. Brackets above boxplots denote statistically detectable differences between group types, with effect sizes and 95% uncertainty intervals expressed as </w:t>
        </w:r>
      </w:ins>
      <w:ins w:id="238" w:author="marcelo" w:date="2026-01-13T13:05:06Z">
        <w:r>
          <w:rPr>
            <w:rFonts w:hint="default" w:ascii="Times New Roman" w:hAnsi="Times New Roman" w:eastAsia="Times New Roman" w:cs="Times New Roman"/>
            <w:i/>
            <w:iCs/>
            <w:sz w:val="24"/>
            <w:szCs w:val="24"/>
          </w:rPr>
          <w:t>percentage reductions in the time between successive entries</w:t>
        </w:r>
      </w:ins>
      <w:ins w:id="239" w:author="marcelo" w:date="2026-01-13T12:58:52Z">
        <w:r>
          <w:rPr>
            <w:rFonts w:hint="default" w:ascii="Times New Roman" w:hAnsi="Times New Roman" w:eastAsia="Times New Roman" w:cs="Times New Roman"/>
            <w:i/>
            <w:iCs/>
            <w:sz w:val="24"/>
            <w:szCs w:val="24"/>
          </w:rPr>
          <w:t>. Sample sizes for groups and individuals are shown below each boxplot.</w:t>
        </w:r>
      </w:ins>
    </w:p>
    <w:p>
      <w:pPr>
        <w:rPr>
          <w:rFonts w:hint="default" w:ascii="Times New Roman" w:hAnsi="Times New Roman" w:eastAsia="Times New Roman" w:cs="Times New Roman"/>
          <w:sz w:val="24"/>
          <w:szCs w:val="24"/>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Maintaining close spatial cohesion plays an important role in allowing bats to remain together while navigating the dense rainforest and finding roosts. Such precise coordination—in both space and time—relies on effective communication. Communication plays a central role in the performance of human teams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{"citationID":"fQ9Z9eRn","properties":{"formattedCitation":"({\\i{}13}, {\\i{}30}, {\\i{}31})","plainCitation":"(13, 30, 31)","noteIndex":0},"citationItems":[{"id":23025,"uris":["http://zotero.org/users/10851648/items/MJY2P8N2"],"itemData":{"id":23025,"type":"article-journal","abstract":"Abstract\n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M."}],"editor":[{"family":"Wright","given":"J."}],"issued":{"date-parts":[["2018",7]]}}},{"id":23077,"uris":["http://zotero.org/users/10851648/items/VV95M3X6"],"itemData":{"id":23077,"type":"article-journal","container-title":"Organizational Behavior and Human Decision Processes","DOI":"10.1016/j.obhdp.2017.08.001","ISSN":"07495978","journalAbbreviation":"Organizational Behavior and Human Decision Processes","language":"en","page":"145-170","source":"DOI.org (Crossref)","title":"Does team communication represent a one-size-fits-all approach?: A meta-analysis of team communication and performance","title-short":"Does team communication represent a one-size-fits-all approach?","volume":"144","author":[{"family":"Marlow","given":"Shannon L."},{"family":"Lacerenza","given":"Christina N."},{"family":"Paoletti","given":"Jensine"},{"family":"Burke","given":"C. Shawn"},{"family":"Salas","given":"Eduardo"}],"issued":{"date-parts":[["2018",1]]}}},{"id":23079,"uris":["http://zotero.org/users/10851648/items/WWJVY2IQ"],"itemData":{"id":23079,"type":"article-journal","container-title":"Journal of Applied Psychology","DOI":"10.1037/a0013773","ISSN":"1939-1854, 0021-9010","issue":"2","journalAbbreviation":"Journal of Applied Psychology","language":"en","page":"535-546","source":"DOI.org (Crossref)","title":"Information sharing and team performance: A meta-analysis.","title-short":"Information sharing and team performance","volume":"94","author":[{"family":"Mesmer-Magnus","given":"Jessica R."},{"family":"DeChurch","given":"Leslie A."}],"issued":{"date-parts":[["2009"]]}}}],"schema":"https://github.com/citation-style-language/schema/raw/master/csl-citation.json"}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rPr>
        <w:t>(</w:t>
      </w:r>
      <w:r>
        <w:rPr>
          <w:rFonts w:ascii="Times New Roman" w:hAnsi="Times New Roman" w:cs="Times New Roman"/>
          <w:i/>
          <w:iCs/>
          <w:sz w:val="24"/>
        </w:rPr>
        <w:t>13</w:t>
      </w:r>
      <w:r>
        <w:rPr>
          <w:rFonts w:ascii="Times New Roman" w:hAnsi="Times New Roman" w:cs="Times New Roman"/>
          <w:sz w:val="24"/>
        </w:rPr>
        <w:t xml:space="preserve">, </w:t>
      </w:r>
      <w:r>
        <w:rPr>
          <w:rFonts w:ascii="Times New Roman" w:hAnsi="Times New Roman" w:cs="Times New Roman"/>
          <w:i/>
          <w:iCs/>
          <w:sz w:val="24"/>
        </w:rPr>
        <w:t>30</w:t>
      </w:r>
      <w:r>
        <w:rPr>
          <w:rFonts w:ascii="Times New Roman" w:hAnsi="Times New Roman" w:cs="Times New Roman"/>
          <w:sz w:val="24"/>
        </w:rPr>
        <w:t xml:space="preserve">, </w:t>
      </w:r>
      <w:r>
        <w:rPr>
          <w:rFonts w:ascii="Times New Roman" w:hAnsi="Times New Roman" w:cs="Times New Roman"/>
          <w:i/>
          <w:iCs/>
          <w:sz w:val="24"/>
        </w:rPr>
        <w:t>31</w:t>
      </w:r>
      <w:r>
        <w:rPr>
          <w:rFonts w:ascii="Times New Roman" w:hAnsi="Times New Roman" w:cs="Times New Roman"/>
          <w:sz w:val="24"/>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and has been linked to increased familiarity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{"citationID":"lawXCBZ3","properties":{"formattedCitation":"({\\i{}13},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However, complex environments—such as rainforests—introduce barriers to effective communication. Fish schools that experience reduced access to visual information, such as in turbid waters, increases cohesion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{"citationID":"vUZD84oc","properties":{"formattedCitation":"({\\i{}33})","plainCitation":"(33)","noteIndex":0},"citationItems":[{"id":23041,"uris":["http://zotero.org/users/10851648/items/T735XUBB"],"itemData":{"id":23041,"type":"article-journal","abstract":"Abstract\n            \n              Many fresh and coastal waters are becoming increasingly turbid because of human activities, which may disrupt the visually mediated behaviours of aquatic organisms. Shoaling fish typically depend on vision to maintain collective behaviour, which has a range of benefits including protection from predators, enhanced foraging efficiency and access to mates. Previous studies of the effects of turbidity on shoaling behaviour have focussed on changes to nearest neighbour distance and average group‐level behaviours. Here, we investigated whether and how experimental shoals of three‐spined sticklebacks (\n              Gasterosteus aculeatus\n              ) in clear (&lt;10 Nephelometric Turbidity Units [NTU]) and turbid (~35 NTU) conditions differed in five local‐level behaviours of individuals (nearest and furthest neighbour distance, heading difference with nearest neighbour, bearing angle to nearest neighbour and swimming speed). These variables are important for the emergent group‐level properties of shoaling behaviour. We found an indirect effect of turbidity on nearest neighbour distances driven by a reduction in swimming speed, and a direct effect of turbidity which increased variability in furthest neighbour distances. In contrast, the alignment and relative position of individuals was not significantly altered in turbid compared to clear conditions. Overall, our results suggest that the shoals were usually robust to adverse effects of turbidity on collective behaviour, but group cohesion was occasionally lost during periods of instability.","container-title":"Ecology and Evolution","DOI":"10.1002/ece3.10708","ISSN":"2045-7758, 2045-7758","issue":"11","journalAbbreviation":"Ecology and Evolution","language":"en","page":"e10708","source":"DOI.org (Crossref)","title":"Shoaling behaviour in response to turbidity in three‐spined sticklebacks","volume":"13","author":[{"family":"MacGregor","given":"Hannah E. A."},{"family":"Ioannou","given":"Christos C."}],"issued":{"date-parts":[["2023",11]]}}}],"schema":"https://github.com/citation-style-language/schema/raw/master/csl-citation.json"}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33</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but make slower and less accurate decisions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{"citationID":"puZz9MsU","properties":{"formattedCitation":"({\\i{}34})","plainCitation":"(34)","noteIndex":0},"citationItems":[{"id":23042,"uris":["http://zotero.org/users/10851648/items/HXNX4H6Q"],"itemData":{"id":23042,"type":"article-journal","container-title":"Animal Behaviour","DOI":"10.1016/j.anbehav.2019.08.012","ISSN":"00033472","journalAbbreviation":"Animal Behaviour","language":"en","page":"129-138","source":"DOI.org (Crossref)","title":"Turbidity increases risk perception but constrains collective behaviour during foraging by fish shoals","volume":"156","author":[{"family":"Chamberlain","given":"Alice C."},{"family":"Ioannou","given":"Christos C."}],"issued":{"date-parts":[["2019",10]]}}}],"schema":"https://github.com/citation-style-language/schema/raw/master/csl-citation.json"}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ants deposit (and rely more on) pheromones in low-light conditions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{"citationID":"fBEObtlm","properties":{"formattedCitation":"({\\i{}35}, {\\i{}36})","plainCitation":"(35, 36)","noteIndex":0},"citationItems":[{"id":23044,"uris":["http://zotero.org/users/10851648/items/ZS4AA2KB"],"itemData":{"id":23044,"type":"article-journal","container-title":"Animal Behaviour","DOI":"10.1016/j.anbehav.2019.08.007","ISSN":"00033472","journalAbbreviation":"Animal Behaviour","language":"en","page":"87-95","source":"DOI.org (Crossref)","title":"Copy when uncertain: lower light levels increase trail pheromone depositing and reliance on pheromone trails in ants","title-short":"Copy when uncertain","volume":"156","author":[{"family":"Jones","given":"Sam"},{"family":"Czaczkes","given":"Tomer J."},{"family":"Gallager","given":"Alan J."},{"family":"Oberhauser","given":"Felix B."},{"family":"Gourlay","given":"Ewan"},{"family":"Bacon","given":"Jonathan P."}],"issued":{"date-parts":[["2019",10]]}}},{"id":23046,"uris":["http://zotero.org/users/10851648/items/RPN5JDY8"],"itemData":{"id":23046,"type":"thesis","event-place":"Bristol, England","genre":"Doctoral Thesis","publisher":"University of Bristol","publisher-place":"Bristol, England","title":"The impacts of environmental visual noise on individual and collective behaviour","author":[{"family":"Attwell","given":"Joanna R"}],"issued":{"date-parts":[["2023"]]}}}],"schema":"https://github.com/citation-style-language/schema/raw/master/csl-citation.json"}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35</w:t>
      </w:r>
      <w:r>
        <w:rPr>
          <w:rFonts w:ascii="Times New Roman" w:hAnsi="Times New Roman" w:cs="Times New Roman"/>
          <w:sz w:val="24"/>
          <w:lang w:val="en-US"/>
        </w:rPr>
        <w:t xml:space="preserve">, </w:t>
      </w:r>
      <w:r>
        <w:rPr>
          <w:rFonts w:ascii="Times New Roman" w:hAnsi="Times New Roman" w:cs="Times New Roman"/>
          <w:i/>
          <w:iCs/>
          <w:sz w:val="24"/>
          <w:lang w:val="en-US"/>
        </w:rPr>
        <w:t>36</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Birds, which have access to both visual and vocal communication systems, are more likely to switch to making acoustic alarm calls when in longer than when in shorter grass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{"citationID":"zPat0pMU","properties":{"formattedCitation":"({\\i{}37})","plainCitation":"(37)","noteIndex":0},"citationItems":[{"id":23047,"uris":["http://zotero.org/users/10851648/items/4KEZVTUN"],"itemData":{"id":23047,"type":"article-journal","abstract":"Animals should adapt their escape behaviour to both physical and social surroundings in order to maximize their probability of survival. Cover can be both obstructive, reducing the visibility of the surroundings and hindering escape, and protective, providing refuge. We investigated how the provision of cover (long grass) affected (1) the escape behaviour and (2) the alarm call behaviour of Common Starlings\n              Sturnus vulgaris\n              responding to a model hawk during a simulated attack. Starlings always retreated away from the predator and sometimes alarm‐called. Their escape trajectory was close to the ground when escaping in long grass, which could be explained by either tall swards hindering take‐off or such swards being used as protective cover. On short grass their escape trajectory was much steeper (&gt; 45°). We also investigated the use of alarm calls in Starlings according to predictions arising from the costs and benefits to callers and receivers. Callers could benefit from using alarm calls through dilution or confusion if their use initiates flock departures, thus reducing their probability of being targeted. If there is no cost to the producer of alarm calls we predicted that detectors should call at all times to gain these benefits (i.e. irrespective of grass length), but if their use is costly we predicted that they would be used only when the benefits outstrip the costs. In this case we would predict that alarm calls would be given when other (visual) signals were impaired on long grass but not when they were effective on short grass. Starlings used alarm calls on long grass when visibility was reduced more frequently than on short grass, suggesting that calling has a cost to the producer. The contrasting escape strategies of Starlings in relation to a relatively small (10 cm) change in grass height demonstrates the potential importance of habitat structure in determining predation risk.","container-title":"Ibis","DOI":"10.1111/j.1474-919X.2008.00835.x","ISSN":"0019-1019, 1474-919X","issue":"s1","journalAbbreviation":"Ibis","language":"en","page":"191-198","source":"DOI.org (Crossref)","title":"Habitat affects escape behaviour and alarm calling in Common Starlings &lt;i&gt;Sturnus vulgaris&lt;/i&gt;","volume":"150","author":[{"family":"Devereux","given":"Claire L."},{"family":"Fernàndez‐Juricic","given":"Esteban"},{"family":"Krebs","given":"John R."},{"family":"Whittingham","given":"Mark J."}],"issued":{"date-parts":[["2008",8]]}}}],"schema":"https://github.com/citation-style-language/schema/raw/master/csl-citation.json"}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Spix’s disc-winged bats have limited visual information both due to vegetation density and due to flying in the dark, but employ a dual call system for coordinating movements and locating roosts. Flying individuals constantly emit ultrasonic inquiry calls while searching for a roost, which are typically answered by response calls from individuals already inside the roost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{"citationID":"7qXqEzDa","properties":{"formattedCitation":"({\\i{}38})","plainCitation":"(38)","noteIndex":0},"citationItems":[{"id":9394,"uris":["http://zotero.org/users/10851648/items/2JYQ7C2T"],"itemData":{"id":9394,"type":"article-journal","abstract":"Social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However, a challenge for acoustic communication is it can easily suffer from information masking or signal jamming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{"citationID":"kFQy4U4Q","properties":{"formattedCitation":"({\\i{}39})","plainCitation":"(39)","noteIndex":0},"citationItems":[{"id":23049,"uris":["http://zotero.org/users/10851648/items/SZVGXB26"],"itemData":{"id":23049,"type":"article-journal","abstract":"To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‘cocktail party effect’ arises when many individuals are trying to vocalise simultaneously. </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Mitigating the cocktail party effect requires coordinating the delivery of inquiry calls to minimize temporal overlap while maintaining a constant vocal output to maintain sufficient information transmission. We recorded calls of solitary bats, natural groups and artificial groups, applying individual call identification models in group settings to obtain data on call rates</w:t>
      </w:r>
      <w:ins w:id="240" w:author="marcelo" w:date="2026-01-13T13:21:04Z">
        <w:r>
          <w:rPr>
            <w:rFonts w:hint="default" w:ascii="Times New Roman" w:hAnsi="Times New Roman" w:eastAsia="Times New Roman" w:cs="Times New Roman"/>
            <w:sz w:val="24"/>
            <w:szCs w:val="24"/>
            <w:lang w:val="en-US"/>
          </w:rPr>
          <w:t xml:space="preserve"> </w:t>
        </w:r>
      </w:ins>
      <w:ins w:id="241" w:author="marcelo" w:date="2026-01-13T13:21:05Z">
        <w:r>
          <w:rPr>
            <w:rFonts w:hint="default" w:ascii="Times New Roman" w:hAnsi="Times New Roman" w:eastAsia="Times New Roman" w:cs="Times New Roman"/>
            <w:sz w:val="24"/>
            <w:szCs w:val="24"/>
            <w:lang w:val="en-US"/>
          </w:rPr>
          <w:t>(</w:t>
        </w:r>
      </w:ins>
      <w:ins w:id="242" w:author="marcelo" w:date="2026-01-13T13:22:00Z">
        <w:r>
          <w:rPr>
            <w:rFonts w:hint="default" w:ascii="Times New Roman" w:hAnsi="Times New Roman" w:eastAsia="Times New Roman" w:cs="Times New Roman"/>
            <w:sz w:val="24"/>
            <w:szCs w:val="24"/>
            <w:lang w:val="en-US"/>
          </w:rPr>
          <w:t>Fig</w:t>
        </w:r>
      </w:ins>
      <w:ins w:id="243" w:author="marcelo" w:date="2026-01-13T13:22:01Z">
        <w:r>
          <w:rPr>
            <w:rFonts w:hint="default" w:ascii="Times New Roman" w:hAnsi="Times New Roman" w:eastAsia="Times New Roman" w:cs="Times New Roman"/>
            <w:sz w:val="24"/>
            <w:szCs w:val="24"/>
            <w:lang w:val="en-US"/>
          </w:rPr>
          <w:t>ur</w:t>
        </w:r>
      </w:ins>
      <w:ins w:id="244" w:author="marcelo" w:date="2026-01-13T13:22:02Z">
        <w:r>
          <w:rPr>
            <w:rFonts w:hint="default" w:ascii="Times New Roman" w:hAnsi="Times New Roman" w:eastAsia="Times New Roman" w:cs="Times New Roman"/>
            <w:sz w:val="24"/>
            <w:szCs w:val="24"/>
            <w:lang w:val="en-US"/>
          </w:rPr>
          <w:t>e 1)</w:t>
        </w:r>
      </w:ins>
      <w:r>
        <w:rPr>
          <w:rFonts w:ascii="Times New Roman" w:hAnsi="Times New Roman" w:eastAsia="Times New Roman" w:cs="Times New Roman"/>
          <w:sz w:val="24"/>
          <w:szCs w:val="24"/>
          <w:lang w:val="en-GB"/>
        </w:rPr>
        <w:t>. We found distinct differences in how bats called in familiar versus unfamiliar groups. Both natural and artificial groups experienced less call overlap than expected by chance (simulated groups created by combining solitary flights</w:t>
      </w:r>
      <w:ins w:id="245" w:author="marcelo" w:date="2026-01-13T13:32:35Z">
        <w:r>
          <w:rPr>
            <w:rFonts w:hint="default" w:ascii="Times New Roman" w:hAnsi="Times New Roman" w:eastAsia="Times New Roman" w:cs="Times New Roman"/>
            <w:sz w:val="24"/>
            <w:szCs w:val="24"/>
            <w:lang w:val="en-US"/>
          </w:rPr>
          <w:t>;</w:t>
        </w:r>
      </w:ins>
      <w:ins w:id="246" w:author="marcelo" w:date="2026-01-13T13:32:36Z">
        <w:r>
          <w:rPr>
            <w:rFonts w:hint="default" w:ascii="Times New Roman" w:hAnsi="Times New Roman" w:eastAsia="Times New Roman" w:cs="Times New Roman"/>
            <w:sz w:val="24"/>
            <w:szCs w:val="24"/>
            <w:lang w:val="en-US"/>
          </w:rPr>
          <w:t xml:space="preserve"> </w:t>
        </w:r>
      </w:ins>
      <w:ins w:id="247" w:author="marcelo" w:date="2026-01-13T13:32:36Z">
        <w:r>
          <w:rPr>
            <w:rFonts w:ascii="Times New Roman" w:hAnsi="Times New Roman" w:eastAsia="Times New Roman" w:cs="Times New Roman"/>
            <w:sz w:val="24"/>
            <w:szCs w:val="24"/>
            <w:lang w:val="en-GB"/>
          </w:rPr>
          <w:t>Fig</w:t>
        </w:r>
      </w:ins>
      <w:ins w:id="248" w:author="marcelo" w:date="2026-01-13T13:32:36Z">
        <w:r>
          <w:rPr>
            <w:rFonts w:hint="default" w:ascii="Times New Roman" w:hAnsi="Times New Roman" w:eastAsia="Times New Roman" w:cs="Times New Roman"/>
            <w:sz w:val="24"/>
            <w:szCs w:val="24"/>
            <w:lang w:val="en-US"/>
          </w:rPr>
          <w:t>ure 5a</w:t>
        </w:r>
      </w:ins>
      <w:r>
        <w:rPr>
          <w:rFonts w:ascii="Times New Roman" w:hAnsi="Times New Roman" w:eastAsia="Times New Roman" w:cs="Times New Roman"/>
          <w:sz w:val="24"/>
          <w:szCs w:val="24"/>
          <w:lang w:val="en-GB"/>
        </w:rPr>
        <w:t>), indicating active avoidance of signal jamming at the group level</w:t>
      </w:r>
      <w:del w:id="249" w:author="marcelo" w:date="2026-01-13T13:32:40Z">
        <w:r>
          <w:rPr>
            <w:rFonts w:ascii="Times New Roman" w:hAnsi="Times New Roman" w:eastAsia="Times New Roman" w:cs="Times New Roman"/>
            <w:sz w:val="24"/>
            <w:szCs w:val="24"/>
            <w:lang w:val="en-GB"/>
          </w:rPr>
          <w:delText xml:space="preserve"> (</w:delText>
        </w:r>
      </w:del>
      <w:del w:id="250" w:author="marcelo" w:date="2026-01-13T13:32:33Z">
        <w:r>
          <w:rPr>
            <w:rFonts w:ascii="Times New Roman" w:hAnsi="Times New Roman" w:eastAsia="Times New Roman" w:cs="Times New Roman"/>
            <w:sz w:val="24"/>
            <w:szCs w:val="24"/>
            <w:lang w:val="en-GB"/>
          </w:rPr>
          <w:delText>Fig YC)</w:delText>
        </w:r>
      </w:del>
      <w:r>
        <w:rPr>
          <w:rFonts w:ascii="Times New Roman" w:hAnsi="Times New Roman" w:eastAsia="Times New Roman" w:cs="Times New Roman"/>
          <w:sz w:val="24"/>
          <w:szCs w:val="24"/>
          <w:lang w:val="en-GB"/>
        </w:rPr>
        <w:t>. This seems to be achieved by adjusting calling rates at the individual level, as call rates per bat during group flights were lower than those in solo flights (Fig</w:t>
      </w:r>
      <w:ins w:id="251" w:author="marcelo" w:date="2026-01-13T13:33:01Z">
        <w:r>
          <w:rPr>
            <w:rFonts w:hint="default" w:ascii="Times New Roman" w:hAnsi="Times New Roman" w:eastAsia="Times New Roman" w:cs="Times New Roman"/>
            <w:sz w:val="24"/>
            <w:szCs w:val="24"/>
            <w:lang w:val="en-US"/>
          </w:rPr>
          <w:t>ure 5</w:t>
        </w:r>
      </w:ins>
      <w:ins w:id="252" w:author="marcelo" w:date="2026-01-13T13:33:04Z">
        <w:r>
          <w:rPr>
            <w:rFonts w:hint="default" w:ascii="Times New Roman" w:hAnsi="Times New Roman" w:eastAsia="Times New Roman" w:cs="Times New Roman"/>
            <w:sz w:val="24"/>
            <w:szCs w:val="24"/>
            <w:lang w:val="en-US"/>
          </w:rPr>
          <w:t>b</w:t>
        </w:r>
      </w:ins>
      <w:del w:id="253" w:author="marcelo" w:date="2026-01-13T13:33:00Z">
        <w:r>
          <w:rPr>
            <w:rFonts w:ascii="Times New Roman" w:hAnsi="Times New Roman" w:eastAsia="Times New Roman" w:cs="Times New Roman"/>
            <w:sz w:val="24"/>
            <w:szCs w:val="24"/>
            <w:lang w:val="en-GB"/>
          </w:rPr>
          <w:delText xml:space="preserve"> YA</w:delText>
        </w:r>
      </w:del>
      <w:r>
        <w:rPr>
          <w:rFonts w:ascii="Times New Roman" w:hAnsi="Times New Roman" w:eastAsia="Times New Roman" w:cs="Times New Roman"/>
          <w:sz w:val="24"/>
          <w:szCs w:val="24"/>
          <w:lang w:val="en-GB"/>
        </w:rPr>
        <w:t>). However, group-level call rates in natural groups were significantly higher</w:t>
      </w:r>
      <w:del w:id="254" w:author="marcelo" w:date="2026-01-13T13:33:19Z">
        <w:r>
          <w:rPr>
            <w:rFonts w:ascii="Times New Roman" w:hAnsi="Times New Roman" w:eastAsia="Times New Roman" w:cs="Times New Roman"/>
            <w:sz w:val="24"/>
            <w:szCs w:val="24"/>
            <w:lang w:val="en-GB"/>
          </w:rPr>
          <w:delText xml:space="preserve"> in natural groups</w:delText>
        </w:r>
      </w:del>
      <w:r>
        <w:rPr>
          <w:rFonts w:ascii="Times New Roman" w:hAnsi="Times New Roman" w:eastAsia="Times New Roman" w:cs="Times New Roman"/>
          <w:sz w:val="24"/>
          <w:szCs w:val="24"/>
          <w:lang w:val="en-GB"/>
        </w:rPr>
        <w:t xml:space="preserve"> than </w:t>
      </w:r>
      <w:ins w:id="255" w:author="marcelo" w:date="2026-01-13T13:33:23Z">
        <w:r>
          <w:rPr>
            <w:rFonts w:hint="default" w:ascii="Times New Roman" w:hAnsi="Times New Roman" w:eastAsia="Times New Roman" w:cs="Times New Roman"/>
            <w:sz w:val="24"/>
            <w:szCs w:val="24"/>
            <w:lang w:val="en-US"/>
          </w:rPr>
          <w:t xml:space="preserve">in </w:t>
        </w:r>
      </w:ins>
      <w:r>
        <w:rPr>
          <w:rFonts w:ascii="Times New Roman" w:hAnsi="Times New Roman" w:eastAsia="Times New Roman" w:cs="Times New Roman"/>
          <w:sz w:val="24"/>
          <w:szCs w:val="24"/>
          <w:lang w:val="en-GB"/>
        </w:rPr>
        <w:t xml:space="preserve">artificial groups (and similar to those of solitary individuals, Fig </w:t>
      </w:r>
      <w:ins w:id="256" w:author="marcelo" w:date="2026-01-13T13:33:40Z">
        <w:r>
          <w:rPr>
            <w:rFonts w:hint="default" w:ascii="Times New Roman" w:hAnsi="Times New Roman" w:eastAsia="Times New Roman" w:cs="Times New Roman"/>
            <w:sz w:val="24"/>
            <w:szCs w:val="24"/>
            <w:lang w:val="en-US"/>
          </w:rPr>
          <w:t>5c</w:t>
        </w:r>
      </w:ins>
      <w:del w:id="257" w:author="marcelo" w:date="2026-01-13T13:33:40Z">
        <w:r>
          <w:rPr>
            <w:rFonts w:ascii="Times New Roman" w:hAnsi="Times New Roman" w:eastAsia="Times New Roman" w:cs="Times New Roman"/>
            <w:sz w:val="24"/>
            <w:szCs w:val="24"/>
            <w:lang w:val="en-GB"/>
          </w:rPr>
          <w:delText>YB</w:delText>
        </w:r>
      </w:del>
      <w:r>
        <w:rPr>
          <w:rFonts w:ascii="Times New Roman" w:hAnsi="Times New Roman" w:eastAsia="Times New Roman" w:cs="Times New Roman"/>
          <w:sz w:val="24"/>
          <w:szCs w:val="24"/>
          <w:lang w:val="en-GB"/>
        </w:rPr>
        <w:t xml:space="preserve">), suggesting that familiar groups can produce a collective signal that maintains a higher level of acoustic information than unfamiliar groups. </w:t>
      </w:r>
    </w:p>
    <w:p>
      <w:pPr>
        <w:rPr>
          <w:ins w:id="258" w:author="marcelo" w:date="2026-01-13T13:22:32Z"/>
          <w:rFonts w:ascii="Times New Roman" w:hAnsi="Times New Roman" w:eastAsia="Times New Roman" w:cs="Times New Roman"/>
          <w:sz w:val="24"/>
          <w:szCs w:val="24"/>
          <w:lang w:val="en-GB"/>
        </w:rPr>
      </w:pPr>
    </w:p>
    <w:p>
      <w:pPr>
        <w:rPr>
          <w:ins w:id="259" w:author="marcelo" w:date="2026-01-13T13:22:32Z"/>
          <w:rFonts w:hint="default" w:ascii="Times New Roman" w:hAnsi="Times New Roman" w:eastAsia="Times New Roman" w:cs="Times New Roman"/>
          <w:sz w:val="24"/>
          <w:szCs w:val="24"/>
          <w:lang w:val="en-US"/>
        </w:rPr>
      </w:pPr>
      <w:ins w:id="260" w:author="marcelo" w:date="2026-01-13T14:47:23Z">
        <w:r>
          <w:rPr>
            <w:rFonts w:hint="default" w:ascii="Times New Roman" w:hAnsi="Times New Roman" w:eastAsia="Times New Roman" w:cs="Times New Roman"/>
            <w:sz w:val="24"/>
            <w:szCs w:val="24"/>
            <w:lang w:val="en-US"/>
          </w:rPr>
          <w:drawing>
            <wp:inline distT="0" distB="0" distL="114300" distR="114300">
              <wp:extent cx="5486400" cy="7315200"/>
              <wp:effectExtent l="0" t="0" r="0" b="0"/>
              <wp:docPr id="11" name="Picture 11" descr="/home/m/Dropbox/Projects/flight_coordination_in_Thyroptera/output/vocal_coordination_3_panels.pngvocal_coordination_3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ome/m/Dropbox/Projects/flight_coordination_in_Thyroptera/output/vocal_coordination_3_panels.pngvocal_coordination_3_panels"/>
                      <pic:cNvPicPr>
                        <a:picLocks noChangeAspect="1"/>
                      </pic:cNvPicPr>
                    </pic:nvPicPr>
                    <pic:blipFill>
                      <a:blip r:embed="rId12"/>
                      <a:srcRect/>
                      <a:stretch>
                        <a:fillRect/>
                      </a:stretch>
                    </pic:blipFill>
                    <pic:spPr>
                      <a:xfrm>
                        <a:off x="0" y="0"/>
                        <a:ext cx="5486400" cy="7315200"/>
                      </a:xfrm>
                      <a:prstGeom prst="rect">
                        <a:avLst/>
                      </a:prstGeom>
                    </pic:spPr>
                  </pic:pic>
                </a:graphicData>
              </a:graphic>
            </wp:inline>
          </w:drawing>
        </w:r>
      </w:ins>
    </w:p>
    <w:p>
      <w:pPr>
        <w:rPr>
          <w:ins w:id="262" w:author="marcelo" w:date="2026-01-13T13:24:15Z"/>
          <w:rFonts w:ascii="Times New Roman" w:hAnsi="Times New Roman" w:eastAsia="Times New Roman" w:cs="Times New Roman"/>
          <w:i/>
          <w:iCs/>
          <w:sz w:val="24"/>
          <w:szCs w:val="24"/>
          <w:lang w:val="en-GB"/>
        </w:rPr>
      </w:pPr>
      <w:ins w:id="263" w:author="marcelo" w:date="2026-01-13T13:24:28Z">
        <w:r>
          <w:rPr>
            <w:rFonts w:hint="default" w:ascii="Times New Roman" w:hAnsi="Times New Roman" w:eastAsia="Times New Roman" w:cs="Times New Roman"/>
            <w:i/>
            <w:iCs/>
            <w:sz w:val="24"/>
            <w:szCs w:val="24"/>
            <w:lang w:val="en-GB"/>
          </w:rPr>
          <w:t xml:space="preserve">Fig. 5. </w:t>
        </w:r>
      </w:ins>
      <w:ins w:id="264" w:author="marcelo" w:date="2026-01-13T13:27:36Z">
        <w:r>
          <w:rPr>
            <w:rFonts w:hint="default" w:ascii="Times New Roman" w:hAnsi="Times New Roman" w:eastAsia="Times New Roman" w:cs="Times New Roman"/>
            <w:i/>
            <w:iCs/>
            <w:sz w:val="24"/>
            <w:szCs w:val="24"/>
            <w:lang w:val="en-US"/>
          </w:rPr>
          <w:t xml:space="preserve">Vocal </w:t>
        </w:r>
      </w:ins>
      <w:ins w:id="265" w:author="marcelo" w:date="2026-01-13T13:27:39Z">
        <w:r>
          <w:rPr>
            <w:rFonts w:hint="default" w:ascii="Times New Roman" w:hAnsi="Times New Roman" w:eastAsia="Times New Roman" w:cs="Times New Roman"/>
            <w:i/>
            <w:iCs/>
            <w:sz w:val="24"/>
            <w:szCs w:val="24"/>
            <w:lang w:val="en-US"/>
          </w:rPr>
          <w:t>coo</w:t>
        </w:r>
      </w:ins>
      <w:ins w:id="266" w:author="marcelo" w:date="2026-01-13T13:27:40Z">
        <w:r>
          <w:rPr>
            <w:rFonts w:hint="default" w:ascii="Times New Roman" w:hAnsi="Times New Roman" w:eastAsia="Times New Roman" w:cs="Times New Roman"/>
            <w:i/>
            <w:iCs/>
            <w:sz w:val="24"/>
            <w:szCs w:val="24"/>
            <w:lang w:val="en-US"/>
          </w:rPr>
          <w:t>rdinatio</w:t>
        </w:r>
      </w:ins>
      <w:ins w:id="267" w:author="marcelo" w:date="2026-01-13T13:27:41Z">
        <w:r>
          <w:rPr>
            <w:rFonts w:hint="default" w:ascii="Times New Roman" w:hAnsi="Times New Roman" w:eastAsia="Times New Roman" w:cs="Times New Roman"/>
            <w:i/>
            <w:iCs/>
            <w:sz w:val="24"/>
            <w:szCs w:val="24"/>
            <w:lang w:val="en-US"/>
          </w:rPr>
          <w:t>n</w:t>
        </w:r>
      </w:ins>
      <w:ins w:id="268" w:author="marcelo" w:date="2026-01-13T13:27:42Z">
        <w:r>
          <w:rPr>
            <w:rFonts w:hint="default" w:ascii="Times New Roman" w:hAnsi="Times New Roman" w:eastAsia="Times New Roman" w:cs="Times New Roman"/>
            <w:i/>
            <w:iCs/>
            <w:sz w:val="24"/>
            <w:szCs w:val="24"/>
            <w:lang w:val="en-US"/>
          </w:rPr>
          <w:t xml:space="preserve"> and fa</w:t>
        </w:r>
      </w:ins>
      <w:ins w:id="269" w:author="marcelo" w:date="2026-01-13T13:27:43Z">
        <w:r>
          <w:rPr>
            <w:rFonts w:hint="default" w:ascii="Times New Roman" w:hAnsi="Times New Roman" w:eastAsia="Times New Roman" w:cs="Times New Roman"/>
            <w:i/>
            <w:iCs/>
            <w:sz w:val="24"/>
            <w:szCs w:val="24"/>
            <w:lang w:val="en-US"/>
          </w:rPr>
          <w:t>mili</w:t>
        </w:r>
      </w:ins>
      <w:ins w:id="270" w:author="marcelo" w:date="2026-01-13T13:27:44Z">
        <w:r>
          <w:rPr>
            <w:rFonts w:hint="default" w:ascii="Times New Roman" w:hAnsi="Times New Roman" w:eastAsia="Times New Roman" w:cs="Times New Roman"/>
            <w:i/>
            <w:iCs/>
            <w:sz w:val="24"/>
            <w:szCs w:val="24"/>
            <w:lang w:val="en-US"/>
          </w:rPr>
          <w:t>arity</w:t>
        </w:r>
      </w:ins>
      <w:ins w:id="271" w:author="marcelo" w:date="2026-01-13T13:27:45Z">
        <w:r>
          <w:rPr>
            <w:rFonts w:hint="default" w:ascii="Times New Roman" w:hAnsi="Times New Roman" w:eastAsia="Times New Roman" w:cs="Times New Roman"/>
            <w:i/>
            <w:iCs/>
            <w:sz w:val="24"/>
            <w:szCs w:val="24"/>
            <w:lang w:val="en-US"/>
          </w:rPr>
          <w:t xml:space="preserve">. </w:t>
        </w:r>
      </w:ins>
      <w:ins w:id="272" w:author="marcelo" w:date="2026-01-13T13:27:57Z">
        <w:r>
          <w:rPr>
            <w:rFonts w:hint="default" w:ascii="Times New Roman" w:hAnsi="Times New Roman" w:eastAsia="Times New Roman" w:cs="Times New Roman"/>
            <w:i/>
            <w:iCs/>
            <w:sz w:val="24"/>
            <w:szCs w:val="24"/>
            <w:lang w:val="en-US"/>
          </w:rPr>
          <w:t>a</w:t>
        </w:r>
      </w:ins>
      <w:ins w:id="273" w:author="marcelo" w:date="2026-01-13T13:24:28Z">
        <w:r>
          <w:rPr>
            <w:rFonts w:hint="default" w:ascii="Times New Roman" w:hAnsi="Times New Roman" w:eastAsia="Times New Roman" w:cs="Times New Roman"/>
            <w:i/>
            <w:iCs/>
            <w:sz w:val="24"/>
            <w:szCs w:val="24"/>
            <w:lang w:val="en-GB"/>
          </w:rPr>
          <w:t xml:space="preserve">) Individual inquiry call rate for individuals in solo flights vs call rates of individuals in natural and artificial groups. B) Individual inquiry call rate for single individuals in solo flights vs group level call rates from  natural and artificial groups. Data in </w:t>
        </w:r>
      </w:ins>
      <w:ins w:id="274" w:author="marcelo" w:date="2026-01-13T13:28:32Z">
        <w:r>
          <w:rPr>
            <w:rFonts w:hint="default" w:ascii="Times New Roman" w:hAnsi="Times New Roman" w:eastAsia="Times New Roman" w:cs="Times New Roman"/>
            <w:i/>
            <w:iCs/>
            <w:sz w:val="24"/>
            <w:szCs w:val="24"/>
            <w:lang w:val="en-US"/>
          </w:rPr>
          <w:t>a</w:t>
        </w:r>
      </w:ins>
      <w:ins w:id="275" w:author="marcelo" w:date="2026-01-13T13:24:28Z">
        <w:r>
          <w:rPr>
            <w:rFonts w:hint="default" w:ascii="Times New Roman" w:hAnsi="Times New Roman" w:eastAsia="Times New Roman" w:cs="Times New Roman"/>
            <w:i/>
            <w:iCs/>
            <w:sz w:val="24"/>
            <w:szCs w:val="24"/>
            <w:lang w:val="en-GB"/>
          </w:rPr>
          <w:t xml:space="preserve">) and </w:t>
        </w:r>
      </w:ins>
      <w:ins w:id="276" w:author="marcelo" w:date="2026-01-13T13:28:34Z">
        <w:r>
          <w:rPr>
            <w:rFonts w:hint="default" w:ascii="Times New Roman" w:hAnsi="Times New Roman" w:eastAsia="Times New Roman" w:cs="Times New Roman"/>
            <w:i/>
            <w:iCs/>
            <w:sz w:val="24"/>
            <w:szCs w:val="24"/>
            <w:lang w:val="en-US"/>
          </w:rPr>
          <w:t>b</w:t>
        </w:r>
      </w:ins>
      <w:ins w:id="277" w:author="marcelo" w:date="2026-01-13T13:24:28Z">
        <w:r>
          <w:rPr>
            <w:rFonts w:hint="default" w:ascii="Times New Roman" w:hAnsi="Times New Roman" w:eastAsia="Times New Roman" w:cs="Times New Roman"/>
            <w:i/>
            <w:iCs/>
            <w:sz w:val="24"/>
            <w:szCs w:val="24"/>
            <w:lang w:val="en-GB"/>
          </w:rPr>
          <w:t xml:space="preserve">) is shown as raincloud plots of raw data points, boxplots (median, interquartile range and overall range) and half violin plots. Brackets above boxplots indicate statistically detectable differences with effect size and 95% uncertainty intervals as multiplicative differences in calling rate. Sample sizes for groups and individuals are shown underneath boxplots. Yellow points show the mean call rate per group with their distribution represented by overlaid yellow boxplots. </w:t>
        </w:r>
      </w:ins>
      <w:ins w:id="278" w:author="marcelo" w:date="2026-01-13T13:28:22Z">
        <w:r>
          <w:rPr>
            <w:rFonts w:hint="default" w:ascii="Times New Roman" w:hAnsi="Times New Roman" w:eastAsia="Times New Roman" w:cs="Times New Roman"/>
            <w:i/>
            <w:iCs/>
            <w:sz w:val="24"/>
            <w:szCs w:val="24"/>
            <w:lang w:val="en-US"/>
          </w:rPr>
          <w:t>c</w:t>
        </w:r>
      </w:ins>
      <w:ins w:id="279" w:author="marcelo" w:date="2026-01-13T13:24:28Z">
        <w:r>
          <w:rPr>
            <w:rFonts w:hint="default" w:ascii="Times New Roman" w:hAnsi="Times New Roman" w:eastAsia="Times New Roman" w:cs="Times New Roman"/>
            <w:i/>
            <w:iCs/>
            <w:sz w:val="24"/>
            <w:szCs w:val="24"/>
            <w:lang w:val="en-GB"/>
          </w:rPr>
          <w:t>) Average number of inquiry call overlaps in group flights. Simulated values were obtained from 1000 iterations of a custom routine that combined single individual calling data from solo flights.</w:t>
        </w:r>
      </w:ins>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The benefits of familiarity appear to arise specifically through more effective communication, as previously found in human groups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{"citationID":"2xsXJO6L","properties":{"formattedCitation":"({\\i{}13},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In addition, unfamiliarity itself can impose costs: groups of strangers often function less efficiently because individuals must devote attention to evaluating and predicting the behaviour of unfamiliar partners, a cognitively demanding task that can detract from coordination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{"citationID":"VQEEz6k8","properties":{"formattedCitation":"({\\i{}40}, {\\i{}41})","plainCitation":"(40, 41)","noteIndex":0},"citationItems":[{"id":23050,"uris":["http://zotero.org/users/10851648/items/YD9UT96B"],"itemData":{"id":23050,"type":"article-journal","abstract":"In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A."},{"family":"Schausberger","given":"Peter"}],"issued":{"date-parts":[["2013",8]]}}},{"id":23052,"uris":["http://zotero.org/users/10851648/items/6NQA64HV"],"itemData":{"id":23052,"type":"article-journal","container-title":"Proceedings of the Royal Society of London. Series B: Biological Sciences","DOI":"10.1098/rspb.2003.2648","ISSN":"0962-8452, 1471-2954","issue":"1540","journalAbbreviation":"Proc. R. Soc. Lond. B","language":"en","page":"695-699","source":"DOI.org (Crossref)","title":"Coping with divided attention: the advantage of familiarity","title-short":"Coping with divided attention","volume":"271","author":[{"family":"Griffiths","given":"S. W."},{"family":"Brockmark","given":"S."},{"family":"Höjesjö","given":"J."},{"family":"Johnsson","given":"J. I."}],"issued":{"date-parts":[["2004",4,7]]}}}],"schema":"https://github.com/citation-style-language/schema/raw/master/csl-citation.json"}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40</w:t>
      </w:r>
      <w:r>
        <w:rPr>
          <w:rFonts w:ascii="Times New Roman" w:hAnsi="Times New Roman" w:cs="Times New Roman"/>
          <w:sz w:val="24"/>
          <w:lang w:val="en-US"/>
        </w:rPr>
        <w:t xml:space="preserve">, </w:t>
      </w:r>
      <w:r>
        <w:rPr>
          <w:rFonts w:ascii="Times New Roman" w:hAnsi="Times New Roman" w:cs="Times New Roman"/>
          <w:i/>
          <w:iCs/>
          <w:sz w:val="24"/>
          <w:lang w:val="en-US"/>
        </w:rPr>
        <w:t>41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.The importance of familiarity and its role in facilitating communication and coordination in various collective tasks that we have uncovered in this study is likely to have widespread importance among social animals. Maintaining cohesion, precisely coordinating actions, and making synchronous collective movements, underpins many ecological processes ranging from reproductive ecology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{"citationID":"tRyJa7N4","properties":{"formattedCitation":"({\\i{}40}, {\\i{}42}\\uc0\\u8211{}{\\i{}45})","plainCitation":"(40, 42–45)","noteIndex":0},"citationItems":[{"id":23050,"uris":["http://zotero.org/users/10851648/items/YD9UT96B"],"itemData":{"id":23050,"type":"article-journal","abstract":"In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A."},{"family":"Schausberger","given":"Peter"}],"issued":{"date-parts":[["2013",8]]}}},{"id":23057,"uris":["http://zotero.org/users/10851648/items/RFB4MQEN"],"itemData":{"id":23057,"type":"article-journal","abstract":"Nest visit synchrony, whereby adults coordinate their visits to the nest, has been documented in several species of cooperative breeders. Visit synchrony may reduce nest predation rate or sibling competition, or instead follow from synchronisation of other behaviours, such as foraging. However, nest visit synchrony has rarely been considered in species with bi‐parental care, even though it could conceivably bring similar fitness benefits to that seen in cooperative breeders. In addition, in species with bi‐parental care, we might expect nest visit synchrony to reflect the quality of the pair or the overall coordination of breeding activity between partners. Here, we tested whether nest visit synchrony occurs in a classic avian model for the study of bi‐parental care, the zebra finch\n              Taeniopygia guttata.\n              We found that in the wild, both zebra finch parents visited the nest very infrequently during nestling provisioning, with only one visit per hour, and that nest visits were highly synchronised with parents visiting the nest together on 78% of the visits. In addition, we found that nest visit synchrony was correlated with hatching rate, brood size at hatching and the number of offspring in the nest a few days prior to fledging. Our results suggest that, while more work is required to understand the benefits of nest visit synchrony in this species, considering behavioural synchrony and cooperation between mated partners may offer new insight into the study of parental investment, including in species with bi‐parental care.","container-title":"Journal of Avian Biology","DOI":"10.1111/j.1600-048X.2012.05555.x","ISSN":"0908-8857, 1600-048X","issue":"2","journalAbbreviation":"Journal of Avian Biology","language":"en","page":"131-140","source":"DOI.org (Crossref)","title":"Nest visit synchrony is high and correlates with reproductive success in the wild Zebra finch &lt;i&gt;Taeniopygia guttata&lt;/i&gt;","volume":"43","author":[{"family":"Mariette","given":"Mylene M."},{"family":"Griffith","given":"Simon C."}],"issued":{"date-parts":[["2012",3]]}}},{"id":23059,"uris":["http://zotero.org/users/10851648/items/AI5MGKVN"],"itemData":{"id":23059,"type":"article-journal","container-title":"Animal Behaviour","DOI":"10.1016/j.anbehav.2006.11.033","ISSN":"00033472","issue":"4","journalAbbreviation":"Animal Behaviour","language":"en","license":"https://www.elsevier.com/tdm/userlicense/1.0/","page":"739-747","source":"DOI.org (Crossref)","title":"Helping has signalling characteristics in a cooperatively breeding bird","volume":"74","author":[{"family":"Doutrelant","given":"Claire"},{"family":"Covas","given":"Rita"}],"issued":{"date-parts":[["2007",10]]}}},{"id":23061,"uris":["http://zotero.org/users/10851648/items/9PMH5525"],"itemData":{"id":23061,"type":"article-journal","container-title":"Behavioral Ecology and Sociobiology","DOI":"10.1007/s00265-011-1247-6","ISSN":"0340-5443, 1432-0762","issue":"1","journalAbbreviation":"Behav Ecol Sociobiol","language":"en","license":"http://www.springer.com/tdm","page":"13-27","source":"DOI.org (Crossref)","title":"A field test of the effects of familiarity and relatedness on social associations and reproduction in prairie voles","volume":"66","author":[{"family":"Lucia","given":"Kristen E."},{"family":"Keane","given":"Brian"}],"issued":{"date-parts":[["2012",1]]}}},{"id":23065,"uris":["http://zotero.org/users/10851648/items/KD659VAQ"],"itemData":{"id":23065,"type":"article-journal","abstract":"In socially monogamous animals, including humans, pairs can meet and spend time together before they begin reproduction. However, the pre-breeding period has been challenging to study in natural populations, and thus remains largely unexplored. As such, our understanding of the benefits of mate familiarity is almost entirely limited to assessments of repeated breeding with a particular partner. Here, we used fine-scale tracking technology to gather 6 years of data on pre-breeding social associations of individually marked great tits in a wild population. We show that pairs which met earlier in the winter laid their eggs earlier in all years. Clutch size, number of hatched and fledged young, and hatching and fledging success were not influenced by parents' meeting time directly, but indirectly: earlier laying pairs had larger clutches (that also produce higher number of young), and higher hatching and fledging success. We did not detect a direct influence of the length of the initial pairing period on future mating decisions (stay with a partner or divorce). These findings suggest a selective advantage for a new pair to start associating earlier (or for individuals to mate with those they have known for longer). We call for more studies to explore the generality of fitness effects of pair familiarity prior to first breeding, and to elucidate the mechanisms underlying these effects.","container-title":"Proceedings of the Royal Society B: Biological Sciences","DOI":"10.1098/rspb.2020.1554","ISSN":"0962-8452, 1471-2954","issue":"1941","journalAbbreviation":"Proc. R. Soc. B.","language":"en","page":"20201554","source":"DOI.org (Crossref)","title":"Familiarity breeds success: pairs that meet earlier experience increased breeding performance in a wild bird population","title-short":"Familiarity breeds success","volume":"287","author":[{"family":"Culina","given":"Antica"},{"family":"Firth","given":"Josh A."},{"family":"Hinde","given":"Camilla A."}],"issued":{"date-parts":[["2020",12,23]]}}}],"schema":"https://github.com/citation-style-language/schema/raw/master/csl-citation.json"}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rPr>
        <w:t>(</w:t>
      </w:r>
      <w:r>
        <w:rPr>
          <w:rFonts w:ascii="Times New Roman" w:hAnsi="Times New Roman" w:cs="Times New Roman"/>
          <w:i/>
          <w:iCs/>
          <w:sz w:val="24"/>
        </w:rPr>
        <w:t>40</w:t>
      </w:r>
      <w:r>
        <w:rPr>
          <w:rFonts w:ascii="Times New Roman" w:hAnsi="Times New Roman" w:cs="Times New Roman"/>
          <w:sz w:val="24"/>
        </w:rPr>
        <w:t xml:space="preserve">, </w:t>
      </w:r>
      <w:r>
        <w:rPr>
          <w:rFonts w:ascii="Times New Roman" w:hAnsi="Times New Roman" w:cs="Times New Roman"/>
          <w:i/>
          <w:iCs/>
          <w:sz w:val="24"/>
        </w:rPr>
        <w:t>42</w:t>
      </w:r>
      <w:r>
        <w:rPr>
          <w:rFonts w:ascii="Times New Roman" w:hAnsi="Times New Roman" w:cs="Times New Roman"/>
          <w:sz w:val="24"/>
        </w:rPr>
        <w:t>–</w:t>
      </w:r>
      <w:r>
        <w:rPr>
          <w:rFonts w:ascii="Times New Roman" w:hAnsi="Times New Roman" w:cs="Times New Roman"/>
          <w:i/>
          <w:iCs/>
          <w:sz w:val="24"/>
        </w:rPr>
        <w:t>45</w:t>
      </w:r>
      <w:r>
        <w:rPr>
          <w:rFonts w:ascii="Times New Roman" w:hAnsi="Times New Roman" w:cs="Times New Roman"/>
          <w:sz w:val="24"/>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through to migration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OYWrB1C","properties":{"formattedCitation":"({\\i{}46}\\uc0\\u8211{}{\\i{}48})","plainCitation":"(46–48)","noteIndex":0},"citationItems":[{"id":23067,"uris":["http://zotero.org/users/10851648/items/YQQDA2DB"],"itemData":{"id":23067,"type":"article-journal","abstract":"Abstract\n            \n              While advances in biologging have revealed many spectacular animal migrations, it remains poorly understood how young animals learn to migrate. Even in social species, it is unclear how migratory skills are transmitted from one generation to another and what implications this may have. Here we show that in Caspian terns\n              Hydroprogne caspia\n              family groups, genetic and foster male parents carry the main responsibility for migrating with young. During migration, young birds stayed close to an adult at all times, with the bond dissipating on the wintering grounds. Solo-migrating adults migrated faster than did adults accompanying young. Four young that lost contact with their parent at an early stage of migration all died. During their first solo migration, subadult terns remained faithful to routes they took with their parents as young. Our results provide evidence for cultural inheritance of migration knowledge in a long-distance bird migrant and show that sex-biased (allo)parental care en route shapes migration through social learning.","container-title":"Nature Communications","DOI":"10.1038/s41467-022-29300-w","ISSN":"2041-1723","issue":"1","journalAbbreviation":"Nat Commun","language":"en","page":"1566","source":"DOI.org (Crossref)","title":"Paternal transmission of migration knowledge in a long-distance bird migrant","volume":"13","author":[{"family":"Byholm","given":"Patrik"},{"family":"Beal","given":"Martin"},{"family":"Isaksson","given":"Natalie"},{"family":"Lötberg","given":"Ulrik"},{"family":"Åkesson","given":"Susanne"}],"issued":{"date-parts":[["2022",3,23]]}}},{"id":23069,"uris":["http://zotero.org/users/10851648/items/3WFZ8FXQ"],"itemData":{"id":23069,"type":"article-journal","container-title":"Behavioral Ecology and Sociobiology","DOI":"10.1007/s00265-017-2268-6","ISSN":"0340-5443, 1432-0762","issue":"2","journalAbbreviation":"Behav Ecol Sociobiol","language":"en","page":"40","source":"DOI.org (Crossref)","title":"Special case among passerine birds: long-tailed tits keep family bonds during migration","title-short":"Special case among passerine birds","volume":"71","author":[{"family":"Chetverikova","given":"Raisa"},{"family":"Babushkina","given":"O."},{"family":"Galkina","given":"S."},{"family":"Shokhrin","given":"V."},{"family":"Bojarinova","given":"J."}],"issued":{"date-parts":[["2017",2]]}}},{"id":23071,"uris":["http://zotero.org/users/10851648/items/Y3JEX4QB"],"itemData":{"id":23071,"type":"article-journal","abstract":"Many migratory animals travel in large social groups. Large, avian migrants that fly in V‐formations were proposed do so for energy saving by the use of up‐wash by following individuals and regularly change leadership. As groups have been rather homogeneous in previous work, we aimed to explore leadership and its flight mechanics consequences in an extremely heterogeneous case of social migration, namely in spring migration of goose families. In families the experience of group members differs strongly and inclusive fitness may be important. We successfully collected overlapping spring migration tracking data of a complete family of greater white‐fronted geese\n              Anser a. albifrons\n              and extracted leadership, flapping frequency and wind conditions in flight. Our data revealed V‐formations where one parent was flying in front at all times. Although the father led the family group most of the time, he did not flap at higher frequency while doing so. In contrast, the mother flapped faster when leading, possibly because she experienced less supportive wind conditions than when the father led. We argue that in heterogeneous, social groups leadership might be fixed and not costly if supportive environmental conditions like wind can be used.","container-title":"Journal of Avian Biology","DOI":"10.1111/jav.02392","ISSN":"0908-8857, 1600-048X","issue":"3","journalAbbreviation":"Journal of Avian Biology","language":"en","page":"jav.02392","source":"DOI.org (Crossref)","title":"Goose parents lead migration V","volume":"51","author":[{"family":"Kölzsch","given":"A."},{"family":"Flack","given":"A."},{"family":"Müskens","given":"G. J. D. M."},{"family":"Kruckenberg","given":"H."},{"family":"Glazov","given":"P."},{"family":"Wikelski","given":"M."}],"issued":{"date-parts":[["2020",3]]}}}],"schema":"https://github.com/citation-style-language/schema/raw/master/csl-citation.json"}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46</w:t>
      </w:r>
      <w:r>
        <w:rPr>
          <w:rFonts w:ascii="Times New Roman" w:hAnsi="Times New Roman" w:cs="Times New Roman"/>
          <w:sz w:val="24"/>
          <w:lang w:val="en-US"/>
        </w:rPr>
        <w:t>–</w:t>
      </w:r>
      <w:r>
        <w:rPr>
          <w:rFonts w:ascii="Times New Roman" w:hAnsi="Times New Roman" w:cs="Times New Roman"/>
          <w:i/>
          <w:iCs/>
          <w:sz w:val="24"/>
          <w:lang w:val="en-US"/>
        </w:rPr>
        <w:t>48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that are frequently undertaken in familiar groups. </w:t>
      </w:r>
      <w:r>
        <w:rPr>
          <w:rFonts w:ascii="Times New Roman" w:hAnsi="Times New Roman" w:eastAsia="Times New Roman" w:cs="Times New Roman"/>
          <w:sz w:val="24"/>
          <w:szCs w:val="24"/>
          <w:lang w:val="en-US"/>
        </w:rPr>
        <w:t>Our findings therefore extend the concept of “team familiarity” beyond humans, showing it to be a general principle of collective life. By demonstrating that even small bat societies rely on familiarity to succeed in critical ecological challenges, this work highlights a common thread linking human collaboration with the collective strategies that shape animal societies across taxa.</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References</w:t>
      </w:r>
    </w:p>
    <w:p>
      <w:pPr>
        <w:rPr>
          <w:rFonts w:ascii="Times New Roman" w:hAnsi="Times New Roman" w:eastAsia="Times New Roman" w:cs="Times New Roman"/>
          <w:sz w:val="24"/>
          <w:szCs w:val="24"/>
          <w:lang w:val="zh-CN"/>
        </w:rPr>
      </w:pPr>
    </w:p>
    <w:p>
      <w:pPr>
        <w:pStyle w:val="23"/>
        <w:rPr>
          <w:rFonts w:ascii="Times New Roman" w:hAnsi="Times New Roman" w:cs="Times New Roman"/>
          <w:lang w:val="en-US"/>
        </w:rPr>
      </w:pPr>
      <w:r>
        <w:rPr>
          <w:lang w:val="en-GB"/>
        </w:rPr>
        <w:fldChar w:fldCharType="begin"/>
      </w:r>
      <w:r>
        <w:rPr>
          <w:lang w:val="zh-CN"/>
        </w:rPr>
        <w:instrText xml:space="preserve"> ADDIN ZOTERO_BIBL {"uncited":[],"omitted":[],"custom":[]} CSL_BIBLIOGRAPHY </w:instrText>
      </w:r>
      <w:r>
        <w:rPr>
          <w:lang w:val="en-GB"/>
        </w:rPr>
        <w:fldChar w:fldCharType="separate"/>
      </w:r>
      <w:r>
        <w:rPr>
          <w:rFonts w:ascii="Times New Roman" w:hAnsi="Times New Roman" w:cs="Times New Roman"/>
        </w:rPr>
        <w:t xml:space="preserve">1. </w:t>
      </w:r>
      <w:r>
        <w:rPr>
          <w:rFonts w:ascii="Times New Roman" w:hAnsi="Times New Roman" w:cs="Times New Roman"/>
        </w:rPr>
        <w:tab/>
      </w:r>
      <w:r>
        <w:rPr>
          <w:rFonts w:ascii="Times New Roman" w:hAnsi="Times New Roman" w:cs="Times New Roman"/>
        </w:rPr>
        <w:t xml:space="preserve">C. R. Reid </w:t>
      </w:r>
      <w:r>
        <w:rPr>
          <w:rFonts w:ascii="Times New Roman" w:hAnsi="Times New Roman" w:cs="Times New Roman"/>
          <w:i/>
          <w:iCs/>
        </w:rPr>
        <w:t>et al.</w:t>
      </w:r>
      <w:r>
        <w:rPr>
          <w:rFonts w:ascii="Times New Roman" w:hAnsi="Times New Roman" w:cs="Times New Roman"/>
        </w:rPr>
        <w:t xml:space="preserve">, </w:t>
      </w:r>
      <w:r>
        <w:rPr>
          <w:rFonts w:ascii="Times New Roman" w:hAnsi="Times New Roman" w:cs="Times New Roman"/>
          <w:i/>
          <w:iCs/>
        </w:rPr>
        <w:t xml:space="preserve">Proc. </w:t>
      </w:r>
      <w:r>
        <w:rPr>
          <w:rFonts w:ascii="Times New Roman" w:hAnsi="Times New Roman" w:cs="Times New Roman"/>
          <w:i/>
          <w:iCs/>
          <w:lang w:val="en-US"/>
        </w:rPr>
        <w:t>Natl. Acad. Sci. U.S.A.</w:t>
      </w:r>
      <w:r>
        <w:rPr>
          <w:rFonts w:ascii="Times New Roman" w:hAnsi="Times New Roman" w:cs="Times New Roman"/>
          <w:lang w:val="en-US"/>
        </w:rPr>
        <w:t xml:space="preserve"> </w:t>
      </w:r>
      <w:r>
        <w:rPr>
          <w:rFonts w:ascii="Times New Roman" w:hAnsi="Times New Roman" w:cs="Times New Roman"/>
          <w:b/>
          <w:bCs/>
          <w:lang w:val="en-US"/>
        </w:rPr>
        <w:t>112</w:t>
      </w:r>
      <w:r>
        <w:rPr>
          <w:rFonts w:ascii="Times New Roman" w:hAnsi="Times New Roman" w:cs="Times New Roman"/>
          <w:lang w:val="en-US"/>
        </w:rPr>
        <w:t>, 15113–15118 (2015).</w:t>
      </w:r>
    </w:p>
    <w:p>
      <w:pPr>
        <w:pStyle w:val="23"/>
        <w:rPr>
          <w:rFonts w:ascii="Times New Roman" w:hAnsi="Times New Roman" w:cs="Times New Roman"/>
          <w:lang w:val="en-US"/>
        </w:rPr>
      </w:pPr>
      <w:r>
        <w:rPr>
          <w:rFonts w:ascii="Times New Roman" w:hAnsi="Times New Roman" w:cs="Times New Roman"/>
          <w:lang w:val="en-US"/>
        </w:rPr>
        <w:t xml:space="preserve">2. </w:t>
      </w:r>
      <w:r>
        <w:rPr>
          <w:rFonts w:ascii="Times New Roman" w:hAnsi="Times New Roman" w:cs="Times New Roman"/>
          <w:lang w:val="en-US"/>
        </w:rPr>
        <w:tab/>
      </w:r>
      <w:r>
        <w:rPr>
          <w:rFonts w:ascii="Times New Roman" w:hAnsi="Times New Roman" w:cs="Times New Roman"/>
          <w:lang w:val="en-US"/>
        </w:rPr>
        <w:t xml:space="preserve">T. D. Seeley,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53</w:t>
      </w:r>
      <w:r>
        <w:rPr>
          <w:rFonts w:ascii="Times New Roman" w:hAnsi="Times New Roman" w:cs="Times New Roman"/>
          <w:lang w:val="en-US"/>
        </w:rPr>
        <w:t>, 417–424 (2003).</w:t>
      </w:r>
    </w:p>
    <w:p>
      <w:pPr>
        <w:pStyle w:val="23"/>
        <w:rPr>
          <w:rFonts w:ascii="Times New Roman" w:hAnsi="Times New Roman" w:cs="Times New Roman"/>
          <w:lang w:val="en-US"/>
        </w:rPr>
      </w:pPr>
      <w:r>
        <w:rPr>
          <w:rFonts w:ascii="Times New Roman" w:hAnsi="Times New Roman" w:cs="Times New Roman"/>
          <w:lang w:val="en-US"/>
        </w:rPr>
        <w:t xml:space="preserve">3. </w:t>
      </w:r>
      <w:r>
        <w:rPr>
          <w:rFonts w:ascii="Times New Roman" w:hAnsi="Times New Roman" w:cs="Times New Roman"/>
          <w:lang w:val="en-US"/>
        </w:rPr>
        <w:tab/>
      </w:r>
      <w:r>
        <w:rPr>
          <w:rFonts w:ascii="Times New Roman" w:hAnsi="Times New Roman" w:cs="Times New Roman"/>
          <w:lang w:val="en-US"/>
        </w:rPr>
        <w:t xml:space="preserve">M. J. Hansen, P. Domenici, P. Bartashevich, A. Burns, J. Krause, </w:t>
      </w:r>
      <w:r>
        <w:rPr>
          <w:rFonts w:ascii="Times New Roman" w:hAnsi="Times New Roman" w:cs="Times New Roman"/>
          <w:i/>
          <w:iCs/>
          <w:lang w:val="en-US"/>
        </w:rPr>
        <w:t>Biological Reviews</w:t>
      </w:r>
      <w:r>
        <w:rPr>
          <w:rFonts w:ascii="Times New Roman" w:hAnsi="Times New Roman" w:cs="Times New Roman"/>
          <w:lang w:val="en-US"/>
        </w:rPr>
        <w:t xml:space="preserve">. </w:t>
      </w:r>
      <w:r>
        <w:rPr>
          <w:rFonts w:ascii="Times New Roman" w:hAnsi="Times New Roman" w:cs="Times New Roman"/>
          <w:b/>
          <w:bCs/>
          <w:lang w:val="en-US"/>
        </w:rPr>
        <w:t>98</w:t>
      </w:r>
      <w:r>
        <w:rPr>
          <w:rFonts w:ascii="Times New Roman" w:hAnsi="Times New Roman" w:cs="Times New Roman"/>
          <w:lang w:val="en-US"/>
        </w:rPr>
        <w:t>, 1687–1711 (2023).</w:t>
      </w:r>
    </w:p>
    <w:p>
      <w:pPr>
        <w:pStyle w:val="23"/>
        <w:rPr>
          <w:rFonts w:ascii="Times New Roman" w:hAnsi="Times New Roman" w:cs="Times New Roman"/>
          <w:lang w:val="en-US"/>
        </w:rPr>
      </w:pPr>
      <w:r>
        <w:rPr>
          <w:rFonts w:ascii="Times New Roman" w:hAnsi="Times New Roman" w:cs="Times New Roman"/>
          <w:lang w:val="en-US"/>
        </w:rPr>
        <w:t xml:space="preserve">4. </w:t>
      </w:r>
      <w:r>
        <w:rPr>
          <w:rFonts w:ascii="Times New Roman" w:hAnsi="Times New Roman" w:cs="Times New Roman"/>
          <w:lang w:val="en-US"/>
        </w:rPr>
        <w:tab/>
      </w:r>
      <w:r>
        <w:rPr>
          <w:rFonts w:ascii="Times New Roman" w:hAnsi="Times New Roman" w:cs="Times New Roman"/>
          <w:lang w:val="en-US"/>
        </w:rPr>
        <w:t xml:space="preserve">A. Berdahl, C. J. Torney, C. C. Ioannou, J. J. Faria, I. D. Couzin,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339</w:t>
      </w:r>
      <w:r>
        <w:rPr>
          <w:rFonts w:ascii="Times New Roman" w:hAnsi="Times New Roman" w:cs="Times New Roman"/>
          <w:lang w:val="en-US"/>
        </w:rPr>
        <w:t>, 574–576 (2013).</w:t>
      </w:r>
    </w:p>
    <w:p>
      <w:pPr>
        <w:pStyle w:val="23"/>
        <w:rPr>
          <w:rFonts w:ascii="Times New Roman" w:hAnsi="Times New Roman" w:cs="Times New Roman"/>
          <w:lang w:val="en-US"/>
        </w:rPr>
      </w:pPr>
      <w:r>
        <w:rPr>
          <w:rFonts w:ascii="Times New Roman" w:hAnsi="Times New Roman" w:cs="Times New Roman"/>
          <w:lang w:val="en-US"/>
        </w:rPr>
        <w:t xml:space="preserve">5. </w:t>
      </w:r>
      <w:r>
        <w:rPr>
          <w:rFonts w:ascii="Times New Roman" w:hAnsi="Times New Roman" w:cs="Times New Roman"/>
          <w:lang w:val="en-US"/>
        </w:rPr>
        <w:tab/>
      </w:r>
      <w:r>
        <w:rPr>
          <w:rFonts w:ascii="Times New Roman" w:hAnsi="Times New Roman" w:cs="Times New Roman"/>
          <w:lang w:val="en-US"/>
        </w:rPr>
        <w:t xml:space="preserve">R. E. Kenward, </w:t>
      </w:r>
      <w:r>
        <w:rPr>
          <w:rFonts w:ascii="Times New Roman" w:hAnsi="Times New Roman" w:cs="Times New Roman"/>
          <w:i/>
          <w:iCs/>
          <w:lang w:val="en-US"/>
        </w:rPr>
        <w:t>The Journal of Animal Ecology</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449 (1978).</w:t>
      </w:r>
    </w:p>
    <w:p>
      <w:pPr>
        <w:pStyle w:val="23"/>
        <w:rPr>
          <w:rFonts w:ascii="Times New Roman" w:hAnsi="Times New Roman" w:cs="Times New Roman"/>
          <w:lang w:val="en-US"/>
        </w:rPr>
      </w:pPr>
      <w:r>
        <w:rPr>
          <w:rFonts w:ascii="Times New Roman" w:hAnsi="Times New Roman" w:cs="Times New Roman"/>
          <w:lang w:val="en-US"/>
        </w:rPr>
        <w:t xml:space="preserve">6. </w:t>
      </w:r>
      <w:r>
        <w:rPr>
          <w:rFonts w:ascii="Times New Roman" w:hAnsi="Times New Roman" w:cs="Times New Roman"/>
          <w:lang w:val="en-US"/>
        </w:rPr>
        <w:tab/>
      </w:r>
      <w:r>
        <w:rPr>
          <w:rFonts w:ascii="Times New Roman" w:hAnsi="Times New Roman" w:cs="Times New Roman"/>
          <w:lang w:val="en-US"/>
        </w:rPr>
        <w:t xml:space="preserve">W. Cresswell,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433–442 (1994).</w:t>
      </w:r>
    </w:p>
    <w:p>
      <w:pPr>
        <w:pStyle w:val="23"/>
        <w:rPr>
          <w:rFonts w:ascii="Times New Roman" w:hAnsi="Times New Roman" w:cs="Times New Roman"/>
          <w:lang w:val="en-US"/>
        </w:rPr>
      </w:pPr>
      <w:r>
        <w:rPr>
          <w:rFonts w:ascii="Times New Roman" w:hAnsi="Times New Roman" w:cs="Times New Roman"/>
          <w:lang w:val="en-US"/>
        </w:rPr>
        <w:t xml:space="preserve">7. </w:t>
      </w:r>
      <w:r>
        <w:rPr>
          <w:rFonts w:ascii="Times New Roman" w:hAnsi="Times New Roman" w:cs="Times New Roman"/>
          <w:lang w:val="en-US"/>
        </w:rPr>
        <w:tab/>
      </w:r>
      <w:r>
        <w:rPr>
          <w:rFonts w:ascii="Times New Roman" w:hAnsi="Times New Roman" w:cs="Times New Roman"/>
          <w:lang w:val="en-US"/>
        </w:rPr>
        <w:t xml:space="preserve">J. E. Herbert-Read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Proc. Natl. Acad. Sci. U.S.A.</w:t>
      </w:r>
      <w:r>
        <w:rPr>
          <w:rFonts w:ascii="Times New Roman" w:hAnsi="Times New Roman" w:cs="Times New Roman"/>
          <w:lang w:val="en-US"/>
        </w:rPr>
        <w:t xml:space="preserve"> </w:t>
      </w:r>
      <w:r>
        <w:rPr>
          <w:rFonts w:ascii="Times New Roman" w:hAnsi="Times New Roman" w:cs="Times New Roman"/>
          <w:b/>
          <w:bCs/>
          <w:lang w:val="en-US"/>
        </w:rPr>
        <w:t>108</w:t>
      </w:r>
      <w:r>
        <w:rPr>
          <w:rFonts w:ascii="Times New Roman" w:hAnsi="Times New Roman" w:cs="Times New Roman"/>
          <w:lang w:val="en-US"/>
        </w:rPr>
        <w:t>, 18726–18731 (2011).</w:t>
      </w:r>
    </w:p>
    <w:p>
      <w:pPr>
        <w:pStyle w:val="23"/>
        <w:rPr>
          <w:rFonts w:ascii="Times New Roman" w:hAnsi="Times New Roman" w:cs="Times New Roman"/>
          <w:lang w:val="en-US"/>
        </w:rPr>
      </w:pPr>
      <w:r>
        <w:rPr>
          <w:rFonts w:ascii="Times New Roman" w:hAnsi="Times New Roman" w:cs="Times New Roman"/>
          <w:lang w:val="en-US"/>
        </w:rPr>
        <w:t xml:space="preserve">8. </w:t>
      </w:r>
      <w:r>
        <w:rPr>
          <w:rFonts w:ascii="Times New Roman" w:hAnsi="Times New Roman" w:cs="Times New Roman"/>
          <w:lang w:val="en-US"/>
        </w:rPr>
        <w:tab/>
      </w:r>
      <w:r>
        <w:rPr>
          <w:rFonts w:ascii="Times New Roman" w:hAnsi="Times New Roman" w:cs="Times New Roman"/>
          <w:lang w:val="en-US"/>
        </w:rPr>
        <w:t xml:space="preserve">M. Ballerini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76</w:t>
      </w:r>
      <w:r>
        <w:rPr>
          <w:rFonts w:ascii="Times New Roman" w:hAnsi="Times New Roman" w:cs="Times New Roman"/>
          <w:lang w:val="en-US"/>
        </w:rPr>
        <w:t>, 201–215 (2008).</w:t>
      </w:r>
    </w:p>
    <w:p>
      <w:pPr>
        <w:pStyle w:val="23"/>
        <w:rPr>
          <w:rFonts w:ascii="Times New Roman" w:hAnsi="Times New Roman" w:cs="Times New Roman"/>
          <w:lang w:val="en-US"/>
        </w:rPr>
      </w:pPr>
      <w:r>
        <w:rPr>
          <w:rFonts w:ascii="Times New Roman" w:hAnsi="Times New Roman" w:cs="Times New Roman"/>
          <w:lang w:val="en-US"/>
        </w:rPr>
        <w:t xml:space="preserve">9. </w:t>
      </w:r>
      <w:r>
        <w:rPr>
          <w:rFonts w:ascii="Times New Roman" w:hAnsi="Times New Roman" w:cs="Times New Roman"/>
          <w:lang w:val="en-US"/>
        </w:rPr>
        <w:tab/>
      </w:r>
      <w:r>
        <w:rPr>
          <w:rFonts w:ascii="Times New Roman" w:hAnsi="Times New Roman" w:cs="Times New Roman"/>
          <w:lang w:val="en-US"/>
        </w:rPr>
        <w:t xml:space="preserve">F. Montanari, G. Silvestri, E. Gallo, </w:t>
      </w:r>
      <w:r>
        <w:rPr>
          <w:rFonts w:ascii="Times New Roman" w:hAnsi="Times New Roman" w:cs="Times New Roman"/>
          <w:i/>
          <w:iCs/>
          <w:lang w:val="en-US"/>
        </w:rPr>
        <w:t>Journal of Sport Management</w:t>
      </w:r>
      <w:r>
        <w:rPr>
          <w:rFonts w:ascii="Times New Roman" w:hAnsi="Times New Roman" w:cs="Times New Roman"/>
          <w:lang w:val="en-US"/>
        </w:rPr>
        <w:t xml:space="preserve">. </w:t>
      </w:r>
      <w:r>
        <w:rPr>
          <w:rFonts w:ascii="Times New Roman" w:hAnsi="Times New Roman" w:cs="Times New Roman"/>
          <w:b/>
          <w:bCs/>
          <w:lang w:val="en-US"/>
        </w:rPr>
        <w:t>22</w:t>
      </w:r>
      <w:r>
        <w:rPr>
          <w:rFonts w:ascii="Times New Roman" w:hAnsi="Times New Roman" w:cs="Times New Roman"/>
          <w:lang w:val="en-US"/>
        </w:rPr>
        <w:t>, 701–716 (2008).</w:t>
      </w:r>
    </w:p>
    <w:p>
      <w:pPr>
        <w:pStyle w:val="23"/>
        <w:rPr>
          <w:rFonts w:ascii="Times New Roman" w:hAnsi="Times New Roman" w:cs="Times New Roman"/>
          <w:lang w:val="en-US"/>
        </w:rPr>
      </w:pPr>
      <w:r>
        <w:rPr>
          <w:rFonts w:ascii="Times New Roman" w:hAnsi="Times New Roman" w:cs="Times New Roman"/>
          <w:lang w:val="en-US"/>
        </w:rPr>
        <w:t xml:space="preserve">10. </w:t>
      </w:r>
      <w:r>
        <w:rPr>
          <w:rFonts w:ascii="Times New Roman" w:hAnsi="Times New Roman" w:cs="Times New Roman"/>
          <w:lang w:val="en-US"/>
        </w:rPr>
        <w:tab/>
      </w:r>
      <w:r>
        <w:rPr>
          <w:rFonts w:ascii="Times New Roman" w:hAnsi="Times New Roman" w:cs="Times New Roman"/>
          <w:lang w:val="en-US"/>
        </w:rPr>
        <w:t xml:space="preserve">B. Muskat, A. Anand, C. Contessotto, A. H. T. Tan, G. Park, </w:t>
      </w:r>
      <w:r>
        <w:rPr>
          <w:rFonts w:ascii="Times New Roman" w:hAnsi="Times New Roman" w:cs="Times New Roman"/>
          <w:i/>
          <w:iCs/>
          <w:lang w:val="en-US"/>
        </w:rPr>
        <w:t>Human Resource Management Review</w:t>
      </w:r>
      <w:r>
        <w:rPr>
          <w:rFonts w:ascii="Times New Roman" w:hAnsi="Times New Roman" w:cs="Times New Roman"/>
          <w:lang w:val="en-US"/>
        </w:rPr>
        <w:t xml:space="preserve">. </w:t>
      </w:r>
      <w:r>
        <w:rPr>
          <w:rFonts w:ascii="Times New Roman" w:hAnsi="Times New Roman" w:cs="Times New Roman"/>
          <w:b/>
          <w:bCs/>
          <w:lang w:val="en-US"/>
        </w:rPr>
        <w:t>32</w:t>
      </w:r>
      <w:r>
        <w:rPr>
          <w:rFonts w:ascii="Times New Roman" w:hAnsi="Times New Roman" w:cs="Times New Roman"/>
          <w:lang w:val="en-US"/>
        </w:rPr>
        <w:t>, 100892 (2022).</w:t>
      </w:r>
    </w:p>
    <w:p>
      <w:pPr>
        <w:pStyle w:val="23"/>
        <w:rPr>
          <w:rFonts w:ascii="Times New Roman" w:hAnsi="Times New Roman" w:cs="Times New Roman"/>
          <w:lang w:val="en-US"/>
        </w:rPr>
      </w:pPr>
      <w:r>
        <w:rPr>
          <w:rFonts w:ascii="Times New Roman" w:hAnsi="Times New Roman" w:cs="Times New Roman"/>
          <w:lang w:val="en-US"/>
        </w:rPr>
        <w:t xml:space="preserve">11. </w:t>
      </w:r>
      <w:r>
        <w:rPr>
          <w:rFonts w:ascii="Times New Roman" w:hAnsi="Times New Roman" w:cs="Times New Roman"/>
          <w:lang w:val="en-US"/>
        </w:rPr>
        <w:tab/>
      </w:r>
      <w:r>
        <w:rPr>
          <w:rFonts w:ascii="Times New Roman" w:hAnsi="Times New Roman" w:cs="Times New Roman"/>
          <w:lang w:val="en-US"/>
        </w:rPr>
        <w:t xml:space="preserve">K. Joshi, J. Hernandez, J. Martinez, K. AbdelFattah, A. K. Gardner, </w:t>
      </w:r>
      <w:r>
        <w:rPr>
          <w:rFonts w:ascii="Times New Roman" w:hAnsi="Times New Roman" w:cs="Times New Roman"/>
          <w:i/>
          <w:iCs/>
          <w:lang w:val="en-US"/>
        </w:rPr>
        <w:t>The American Journal of Surgery</w:t>
      </w:r>
      <w:r>
        <w:rPr>
          <w:rFonts w:ascii="Times New Roman" w:hAnsi="Times New Roman" w:cs="Times New Roman"/>
          <w:lang w:val="en-US"/>
        </w:rPr>
        <w:t xml:space="preserve">. </w:t>
      </w:r>
      <w:r>
        <w:rPr>
          <w:rFonts w:ascii="Times New Roman" w:hAnsi="Times New Roman" w:cs="Times New Roman"/>
          <w:b/>
          <w:bCs/>
          <w:lang w:val="en-US"/>
        </w:rPr>
        <w:t>215</w:t>
      </w:r>
      <w:r>
        <w:rPr>
          <w:rFonts w:ascii="Times New Roman" w:hAnsi="Times New Roman" w:cs="Times New Roman"/>
          <w:lang w:val="en-US"/>
        </w:rPr>
        <w:t>, 243–249 (2018).</w:t>
      </w:r>
    </w:p>
    <w:p>
      <w:pPr>
        <w:pStyle w:val="23"/>
        <w:rPr>
          <w:rFonts w:ascii="Times New Roman" w:hAnsi="Times New Roman" w:cs="Times New Roman"/>
          <w:lang w:val="en-US"/>
        </w:rPr>
      </w:pPr>
      <w:r>
        <w:rPr>
          <w:rFonts w:ascii="Times New Roman" w:hAnsi="Times New Roman" w:cs="Times New Roman"/>
          <w:lang w:val="en-US"/>
        </w:rPr>
        <w:t xml:space="preserve">12. </w:t>
      </w:r>
      <w:r>
        <w:rPr>
          <w:rFonts w:ascii="Times New Roman" w:hAnsi="Times New Roman" w:cs="Times New Roman"/>
          <w:lang w:val="en-US"/>
        </w:rPr>
        <w:tab/>
      </w:r>
      <w:r>
        <w:rPr>
          <w:rFonts w:ascii="Times New Roman" w:hAnsi="Times New Roman" w:cs="Times New Roman"/>
          <w:lang w:val="en-US"/>
        </w:rPr>
        <w:t xml:space="preserve">D. H. Gruenfeld, E. A. Mannix, K. Y. Williams, M. A. Neale,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67</w:t>
      </w:r>
      <w:r>
        <w:rPr>
          <w:rFonts w:ascii="Times New Roman" w:hAnsi="Times New Roman" w:cs="Times New Roman"/>
          <w:lang w:val="en-US"/>
        </w:rPr>
        <w:t>, 1–15 (1996).</w:t>
      </w:r>
    </w:p>
    <w:p>
      <w:pPr>
        <w:pStyle w:val="23"/>
        <w:rPr>
          <w:rFonts w:ascii="Times New Roman" w:hAnsi="Times New Roman" w:cs="Times New Roman"/>
          <w:lang w:val="en-US"/>
        </w:rPr>
      </w:pPr>
      <w:r>
        <w:rPr>
          <w:rFonts w:ascii="Times New Roman" w:hAnsi="Times New Roman" w:cs="Times New Roman"/>
          <w:lang w:val="en-US"/>
        </w:rPr>
        <w:t xml:space="preserve">13. </w:t>
      </w:r>
      <w:r>
        <w:rPr>
          <w:rFonts w:ascii="Times New Roman" w:hAnsi="Times New Roman" w:cs="Times New Roman"/>
          <w:lang w:val="en-US"/>
        </w:rPr>
        <w:tab/>
      </w:r>
      <w:r>
        <w:rPr>
          <w:rFonts w:ascii="Times New Roman" w:hAnsi="Times New Roman" w:cs="Times New Roman"/>
          <w:lang w:val="en-US"/>
        </w:rPr>
        <w:t xml:space="preserve">N. Oesch, R. I. M. Dunbar, </w:t>
      </w:r>
      <w:r>
        <w:rPr>
          <w:rFonts w:ascii="Times New Roman" w:hAnsi="Times New Roman" w:cs="Times New Roman"/>
          <w:i/>
          <w:iCs/>
          <w:lang w:val="en-US"/>
        </w:rPr>
        <w:t>Ethology</w:t>
      </w:r>
      <w:r>
        <w:rPr>
          <w:rFonts w:ascii="Times New Roman" w:hAnsi="Times New Roman" w:cs="Times New Roman"/>
          <w:lang w:val="en-US"/>
        </w:rPr>
        <w:t xml:space="preserve">. </w:t>
      </w:r>
      <w:r>
        <w:rPr>
          <w:rFonts w:ascii="Times New Roman" w:hAnsi="Times New Roman" w:cs="Times New Roman"/>
          <w:b/>
          <w:bCs/>
          <w:lang w:val="en-US"/>
        </w:rPr>
        <w:t>124</w:t>
      </w:r>
      <w:r>
        <w:rPr>
          <w:rFonts w:ascii="Times New Roman" w:hAnsi="Times New Roman" w:cs="Times New Roman"/>
          <w:lang w:val="en-US"/>
        </w:rPr>
        <w:t>, 483–495 (2018).</w:t>
      </w:r>
    </w:p>
    <w:p>
      <w:pPr>
        <w:pStyle w:val="23"/>
        <w:rPr>
          <w:rFonts w:ascii="Times New Roman" w:hAnsi="Times New Roman" w:cs="Times New Roman"/>
          <w:lang w:val="en-US"/>
        </w:rPr>
      </w:pPr>
      <w:r>
        <w:rPr>
          <w:rFonts w:ascii="Times New Roman" w:hAnsi="Times New Roman" w:cs="Times New Roman"/>
          <w:lang w:val="en-US"/>
        </w:rPr>
        <w:t xml:space="preserve">14. </w:t>
      </w:r>
      <w:r>
        <w:rPr>
          <w:rFonts w:ascii="Times New Roman" w:hAnsi="Times New Roman" w:cs="Times New Roman"/>
          <w:lang w:val="en-US"/>
        </w:rPr>
        <w:tab/>
      </w:r>
      <w:r>
        <w:rPr>
          <w:rFonts w:ascii="Times New Roman" w:hAnsi="Times New Roman" w:cs="Times New Roman"/>
          <w:lang w:val="en-US"/>
        </w:rPr>
        <w:t xml:space="preserve">R. S. Huckman, </w:t>
      </w:r>
      <w:r>
        <w:rPr>
          <w:rFonts w:ascii="Times New Roman" w:hAnsi="Times New Roman" w:cs="Times New Roman"/>
          <w:i/>
          <w:iCs/>
          <w:lang w:val="en-US"/>
        </w:rPr>
        <w:t>Harvard Business Review</w:t>
      </w:r>
      <w:r>
        <w:rPr>
          <w:rFonts w:ascii="Times New Roman" w:hAnsi="Times New Roman" w:cs="Times New Roman"/>
          <w:lang w:val="en-US"/>
        </w:rPr>
        <w:t xml:space="preserve">. </w:t>
      </w:r>
      <w:r>
        <w:rPr>
          <w:rFonts w:ascii="Times New Roman" w:hAnsi="Times New Roman" w:cs="Times New Roman"/>
          <w:b/>
          <w:bCs/>
          <w:lang w:val="en-US"/>
        </w:rPr>
        <w:t>91</w:t>
      </w:r>
      <w:r>
        <w:rPr>
          <w:rFonts w:ascii="Times New Roman" w:hAnsi="Times New Roman" w:cs="Times New Roman"/>
          <w:lang w:val="en-US"/>
        </w:rPr>
        <w:t>, 27–29 (2013).</w:t>
      </w:r>
    </w:p>
    <w:p>
      <w:pPr>
        <w:pStyle w:val="23"/>
        <w:rPr>
          <w:rFonts w:ascii="Times New Roman" w:hAnsi="Times New Roman" w:cs="Times New Roman"/>
          <w:lang w:val="en-US"/>
        </w:rPr>
      </w:pPr>
      <w:r>
        <w:rPr>
          <w:rFonts w:ascii="Times New Roman" w:hAnsi="Times New Roman" w:cs="Times New Roman"/>
          <w:lang w:val="en-US"/>
        </w:rPr>
        <w:t xml:space="preserve">15. </w:t>
      </w:r>
      <w:r>
        <w:rPr>
          <w:rFonts w:ascii="Times New Roman" w:hAnsi="Times New Roman" w:cs="Times New Roman"/>
          <w:lang w:val="en-US"/>
        </w:rPr>
        <w:tab/>
      </w:r>
      <w:r>
        <w:rPr>
          <w:rFonts w:ascii="Times New Roman" w:hAnsi="Times New Roman" w:cs="Times New Roman"/>
          <w:lang w:val="en-US"/>
        </w:rPr>
        <w:t xml:space="preserve">R. S. Huckman, B. R. Staats, D. M. Upton, </w:t>
      </w:r>
      <w:r>
        <w:rPr>
          <w:rFonts w:ascii="Times New Roman" w:hAnsi="Times New Roman" w:cs="Times New Roman"/>
          <w:i/>
          <w:iCs/>
          <w:lang w:val="en-US"/>
        </w:rPr>
        <w:t>Management Science</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85–100 (2009).</w:t>
      </w:r>
    </w:p>
    <w:p>
      <w:pPr>
        <w:pStyle w:val="23"/>
        <w:rPr>
          <w:rFonts w:ascii="Times New Roman" w:hAnsi="Times New Roman" w:cs="Times New Roman"/>
          <w:lang w:val="en-US"/>
        </w:rPr>
      </w:pPr>
      <w:r>
        <w:rPr>
          <w:rFonts w:ascii="Times New Roman" w:hAnsi="Times New Roman" w:cs="Times New Roman"/>
          <w:lang w:val="en-US"/>
        </w:rPr>
        <w:t xml:space="preserve">16. </w:t>
      </w:r>
      <w:r>
        <w:rPr>
          <w:rFonts w:ascii="Times New Roman" w:hAnsi="Times New Roman" w:cs="Times New Roman"/>
          <w:lang w:val="en-US"/>
        </w:rPr>
        <w:tab/>
      </w:r>
      <w:r>
        <w:rPr>
          <w:rFonts w:ascii="Times New Roman" w:hAnsi="Times New Roman" w:cs="Times New Roman"/>
          <w:lang w:val="en-US"/>
        </w:rPr>
        <w:t xml:space="preserve">S. Davis, R. Lukeman, T. M. Schaerf, A. J. W. Ward, </w:t>
      </w:r>
      <w:r>
        <w:rPr>
          <w:rFonts w:ascii="Times New Roman" w:hAnsi="Times New Roman" w:cs="Times New Roman"/>
          <w:i/>
          <w:iCs/>
          <w:lang w:val="en-US"/>
        </w:rPr>
        <w:t>R. Soc. open sci.</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170312 (2017).</w:t>
      </w:r>
    </w:p>
    <w:p>
      <w:pPr>
        <w:pStyle w:val="23"/>
        <w:rPr>
          <w:rFonts w:ascii="Times New Roman" w:hAnsi="Times New Roman" w:cs="Times New Roman"/>
          <w:lang w:val="en-US"/>
        </w:rPr>
      </w:pPr>
      <w:r>
        <w:rPr>
          <w:rFonts w:ascii="Times New Roman" w:hAnsi="Times New Roman" w:cs="Times New Roman"/>
          <w:lang w:val="en-US"/>
        </w:rPr>
        <w:t xml:space="preserve">17. </w:t>
      </w:r>
      <w:r>
        <w:rPr>
          <w:rFonts w:ascii="Times New Roman" w:hAnsi="Times New Roman" w:cs="Times New Roman"/>
          <w:lang w:val="en-US"/>
        </w:rPr>
        <w:tab/>
      </w:r>
      <w:r>
        <w:rPr>
          <w:rFonts w:ascii="Times New Roman" w:hAnsi="Times New Roman" w:cs="Times New Roman"/>
          <w:lang w:val="en-US"/>
        </w:rPr>
        <w:t xml:space="preserve">L. E. Nadler, M. I. McCormick, J. L. Johansen, P. Domenici,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897 (2021).</w:t>
      </w:r>
    </w:p>
    <w:p>
      <w:pPr>
        <w:pStyle w:val="23"/>
        <w:rPr>
          <w:rFonts w:ascii="Times New Roman" w:hAnsi="Times New Roman" w:cs="Times New Roman"/>
          <w:lang w:val="en-US"/>
        </w:rPr>
      </w:pPr>
      <w:r>
        <w:rPr>
          <w:rFonts w:ascii="Times New Roman" w:hAnsi="Times New Roman" w:cs="Times New Roman"/>
          <w:lang w:val="en-US"/>
        </w:rPr>
        <w:t xml:space="preserve">18. </w:t>
      </w:r>
      <w:r>
        <w:rPr>
          <w:rFonts w:ascii="Times New Roman" w:hAnsi="Times New Roman" w:cs="Times New Roman"/>
          <w:lang w:val="en-US"/>
        </w:rPr>
        <w:tab/>
      </w:r>
      <w:r>
        <w:rPr>
          <w:rFonts w:ascii="Times New Roman" w:hAnsi="Times New Roman" w:cs="Times New Roman"/>
          <w:lang w:val="en-US"/>
        </w:rPr>
        <w:t xml:space="preserve">W. Swaney, J. Kendal, H. Capon, C. Brown, K. N. Laland,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62</w:t>
      </w:r>
      <w:r>
        <w:rPr>
          <w:rFonts w:ascii="Times New Roman" w:hAnsi="Times New Roman" w:cs="Times New Roman"/>
          <w:lang w:val="en-US"/>
        </w:rPr>
        <w:t>, 591–598 (2001).</w:t>
      </w:r>
    </w:p>
    <w:p>
      <w:pPr>
        <w:pStyle w:val="23"/>
        <w:rPr>
          <w:rFonts w:ascii="Times New Roman" w:hAnsi="Times New Roman" w:cs="Times New Roman"/>
          <w:lang w:val="en-US"/>
        </w:rPr>
      </w:pPr>
      <w:r>
        <w:rPr>
          <w:rFonts w:ascii="Times New Roman" w:hAnsi="Times New Roman" w:cs="Times New Roman"/>
          <w:lang w:val="en-US"/>
        </w:rPr>
        <w:t xml:space="preserve">19. </w:t>
      </w:r>
      <w:r>
        <w:rPr>
          <w:rFonts w:ascii="Times New Roman" w:hAnsi="Times New Roman" w:cs="Times New Roman"/>
          <w:lang w:val="en-US"/>
        </w:rPr>
        <w:tab/>
      </w:r>
      <w:r>
        <w:rPr>
          <w:rFonts w:ascii="Times New Roman" w:hAnsi="Times New Roman" w:cs="Times New Roman"/>
          <w:lang w:val="en-US"/>
        </w:rPr>
        <w:t xml:space="preserve">N. Atton, B. J. Galef, W. Hoppitt, M. M. Webster, K. N. Laland,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281</w:t>
      </w:r>
      <w:r>
        <w:rPr>
          <w:rFonts w:ascii="Times New Roman" w:hAnsi="Times New Roman" w:cs="Times New Roman"/>
          <w:lang w:val="en-US"/>
        </w:rPr>
        <w:t>, 20140579 (2014).</w:t>
      </w:r>
    </w:p>
    <w:p>
      <w:pPr>
        <w:pStyle w:val="23"/>
        <w:rPr>
          <w:rFonts w:ascii="Times New Roman" w:hAnsi="Times New Roman" w:cs="Times New Roman"/>
          <w:lang w:val="en-US"/>
        </w:rPr>
      </w:pPr>
      <w:r>
        <w:rPr>
          <w:rFonts w:ascii="Times New Roman" w:hAnsi="Times New Roman" w:cs="Times New Roman"/>
          <w:lang w:val="en-US"/>
        </w:rPr>
        <w:t xml:space="preserve">20. </w:t>
      </w:r>
      <w:r>
        <w:rPr>
          <w:rFonts w:ascii="Times New Roman" w:hAnsi="Times New Roman" w:cs="Times New Roman"/>
          <w:lang w:val="en-US"/>
        </w:rPr>
        <w:tab/>
      </w:r>
      <w:r>
        <w:rPr>
          <w:rFonts w:ascii="Times New Roman" w:hAnsi="Times New Roman" w:cs="Times New Roman"/>
          <w:lang w:val="en-US"/>
        </w:rPr>
        <w:t xml:space="preserve">A. Strandburg-Peshkin, D. R. Farine, I. D. Couzin, M. C. Crofoot,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348</w:t>
      </w:r>
      <w:r>
        <w:rPr>
          <w:rFonts w:ascii="Times New Roman" w:hAnsi="Times New Roman" w:cs="Times New Roman"/>
          <w:lang w:val="en-US"/>
        </w:rPr>
        <w:t>, 1358–1361 (2015).</w:t>
      </w:r>
    </w:p>
    <w:p>
      <w:pPr>
        <w:pStyle w:val="23"/>
        <w:rPr>
          <w:rFonts w:ascii="Times New Roman" w:hAnsi="Times New Roman" w:cs="Times New Roman"/>
          <w:lang w:val="en-US"/>
        </w:rPr>
      </w:pPr>
      <w:r>
        <w:rPr>
          <w:rFonts w:ascii="Times New Roman" w:hAnsi="Times New Roman" w:cs="Times New Roman"/>
          <w:lang w:val="en-US"/>
        </w:rPr>
        <w:t xml:space="preserve">21. </w:t>
      </w:r>
      <w:r>
        <w:rPr>
          <w:rFonts w:ascii="Times New Roman" w:hAnsi="Times New Roman" w:cs="Times New Roman"/>
          <w:lang w:val="en-US"/>
        </w:rPr>
        <w:tab/>
      </w:r>
      <w:r>
        <w:rPr>
          <w:rFonts w:ascii="Times New Roman" w:hAnsi="Times New Roman" w:cs="Times New Roman"/>
          <w:lang w:val="en-US"/>
        </w:rPr>
        <w:t xml:space="preserve">D. Papageorgiou, B. Nyaguthii, D. R. Farine,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95 (2024).</w:t>
      </w:r>
    </w:p>
    <w:p>
      <w:pPr>
        <w:pStyle w:val="23"/>
        <w:rPr>
          <w:rFonts w:ascii="Times New Roman" w:hAnsi="Times New Roman" w:cs="Times New Roman"/>
          <w:lang w:val="en-US"/>
        </w:rPr>
      </w:pPr>
      <w:r>
        <w:rPr>
          <w:rFonts w:ascii="Times New Roman" w:hAnsi="Times New Roman" w:cs="Times New Roman"/>
          <w:lang w:val="en-US"/>
        </w:rPr>
        <w:t xml:space="preserve">22. </w:t>
      </w:r>
      <w:r>
        <w:rPr>
          <w:rFonts w:ascii="Times New Roman" w:hAnsi="Times New Roman" w:cs="Times New Roman"/>
          <w:lang w:val="en-US"/>
        </w:rPr>
        <w:tab/>
      </w:r>
      <w:r>
        <w:rPr>
          <w:rFonts w:ascii="Times New Roman" w:hAnsi="Times New Roman" w:cs="Times New Roman"/>
          <w:lang w:val="en-US"/>
        </w:rPr>
        <w:t xml:space="preserve">G. Chaverri, </w:t>
      </w:r>
      <w:r>
        <w:rPr>
          <w:rFonts w:ascii="Times New Roman" w:hAnsi="Times New Roman" w:cs="Times New Roman"/>
          <w:i/>
          <w:iCs/>
          <w:lang w:val="en-US"/>
        </w:rPr>
        <w:t>Behavioral Ecology and Sociobiology</w:t>
      </w:r>
      <w:r>
        <w:rPr>
          <w:rFonts w:ascii="Times New Roman" w:hAnsi="Times New Roman" w:cs="Times New Roman"/>
          <w:lang w:val="en-US"/>
        </w:rPr>
        <w:t xml:space="preserve">. </w:t>
      </w:r>
      <w:r>
        <w:rPr>
          <w:rFonts w:ascii="Times New Roman" w:hAnsi="Times New Roman" w:cs="Times New Roman"/>
          <w:b/>
          <w:bCs/>
          <w:lang w:val="en-US"/>
        </w:rPr>
        <w:t>64</w:t>
      </w:r>
      <w:r>
        <w:rPr>
          <w:rFonts w:ascii="Times New Roman" w:hAnsi="Times New Roman" w:cs="Times New Roman"/>
          <w:lang w:val="en-US"/>
        </w:rPr>
        <w:t>, 1619–1630 (2010).</w:t>
      </w:r>
    </w:p>
    <w:p>
      <w:pPr>
        <w:pStyle w:val="23"/>
        <w:rPr>
          <w:rFonts w:ascii="Times New Roman" w:hAnsi="Times New Roman" w:cs="Times New Roman"/>
          <w:lang w:val="en-US"/>
        </w:rPr>
      </w:pPr>
      <w:r>
        <w:rPr>
          <w:rFonts w:ascii="Times New Roman" w:hAnsi="Times New Roman" w:cs="Times New Roman"/>
          <w:lang w:val="en-US"/>
        </w:rPr>
        <w:t xml:space="preserve">23. </w:t>
      </w:r>
      <w:r>
        <w:rPr>
          <w:rFonts w:ascii="Times New Roman" w:hAnsi="Times New Roman" w:cs="Times New Roman"/>
          <w:lang w:val="en-US"/>
        </w:rPr>
        <w:tab/>
      </w:r>
      <w:r>
        <w:rPr>
          <w:rFonts w:ascii="Times New Roman" w:hAnsi="Times New Roman" w:cs="Times New Roman"/>
          <w:lang w:val="en-US"/>
        </w:rPr>
        <w:t xml:space="preserve">M. J. Vonhof, H. Whitehead, M. B. Fenton,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68</w:t>
      </w:r>
      <w:r>
        <w:rPr>
          <w:rFonts w:ascii="Times New Roman" w:hAnsi="Times New Roman" w:cs="Times New Roman"/>
          <w:lang w:val="en-US"/>
        </w:rPr>
        <w:t>, 507–521 (2004).</w:t>
      </w:r>
    </w:p>
    <w:p>
      <w:pPr>
        <w:pStyle w:val="23"/>
        <w:rPr>
          <w:rFonts w:ascii="Times New Roman" w:hAnsi="Times New Roman" w:cs="Times New Roman"/>
          <w:lang w:val="en-US"/>
        </w:rPr>
      </w:pPr>
      <w:r>
        <w:rPr>
          <w:rFonts w:ascii="Times New Roman" w:hAnsi="Times New Roman" w:cs="Times New Roman"/>
          <w:lang w:val="en-US"/>
        </w:rPr>
        <w:t xml:space="preserve">24. </w:t>
      </w:r>
      <w:r>
        <w:rPr>
          <w:rFonts w:ascii="Times New Roman" w:hAnsi="Times New Roman" w:cs="Times New Roman"/>
          <w:lang w:val="en-US"/>
        </w:rPr>
        <w:tab/>
      </w:r>
      <w:r>
        <w:rPr>
          <w:rFonts w:ascii="Times New Roman" w:hAnsi="Times New Roman" w:cs="Times New Roman"/>
          <w:lang w:val="en-US"/>
        </w:rPr>
        <w:t xml:space="preserve">J. S. Findley, D. E. Wilson, </w:t>
      </w:r>
      <w:r>
        <w:rPr>
          <w:rFonts w:ascii="Times New Roman" w:hAnsi="Times New Roman" w:cs="Times New Roman"/>
          <w:i/>
          <w:iCs/>
          <w:lang w:val="en-US"/>
        </w:rPr>
        <w:t>Journal of Mammalogy</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562–571 (1974).</w:t>
      </w:r>
    </w:p>
    <w:p>
      <w:pPr>
        <w:pStyle w:val="23"/>
        <w:rPr>
          <w:rFonts w:ascii="Times New Roman" w:hAnsi="Times New Roman" w:cs="Times New Roman"/>
          <w:lang w:val="en-US"/>
        </w:rPr>
      </w:pPr>
      <w:r>
        <w:rPr>
          <w:rFonts w:ascii="Times New Roman" w:hAnsi="Times New Roman" w:cs="Times New Roman"/>
          <w:lang w:val="en-US"/>
        </w:rPr>
        <w:t xml:space="preserve">25. </w:t>
      </w:r>
      <w:r>
        <w:rPr>
          <w:rFonts w:ascii="Times New Roman" w:hAnsi="Times New Roman" w:cs="Times New Roman"/>
          <w:lang w:val="en-US"/>
        </w:rPr>
        <w:tab/>
      </w:r>
      <w:r>
        <w:rPr>
          <w:rFonts w:ascii="Times New Roman" w:hAnsi="Times New Roman" w:cs="Times New Roman"/>
          <w:lang w:val="en-US"/>
        </w:rPr>
        <w:t xml:space="preserve">M. J. Vonhof, M. B. Fenton, </w:t>
      </w:r>
      <w:r>
        <w:rPr>
          <w:rFonts w:ascii="Times New Roman" w:hAnsi="Times New Roman" w:cs="Times New Roman"/>
          <w:i/>
          <w:iCs/>
          <w:lang w:val="en-US"/>
        </w:rPr>
        <w:t>Journal of Tropical Ecology</w:t>
      </w:r>
      <w:r>
        <w:rPr>
          <w:rFonts w:ascii="Times New Roman" w:hAnsi="Times New Roman" w:cs="Times New Roman"/>
          <w:lang w:val="en-US"/>
        </w:rPr>
        <w:t xml:space="preserve">. </w:t>
      </w:r>
      <w:r>
        <w:rPr>
          <w:rFonts w:ascii="Times New Roman" w:hAnsi="Times New Roman" w:cs="Times New Roman"/>
          <w:b/>
          <w:bCs/>
          <w:lang w:val="en-US"/>
        </w:rPr>
        <w:t>20</w:t>
      </w:r>
      <w:r>
        <w:rPr>
          <w:rFonts w:ascii="Times New Roman" w:hAnsi="Times New Roman" w:cs="Times New Roman"/>
          <w:lang w:val="en-US"/>
        </w:rPr>
        <w:t>, 291–305 (2004).</w:t>
      </w:r>
    </w:p>
    <w:p>
      <w:pPr>
        <w:pStyle w:val="23"/>
        <w:rPr>
          <w:rFonts w:ascii="Times New Roman" w:hAnsi="Times New Roman" w:cs="Times New Roman"/>
          <w:lang w:val="en-US"/>
        </w:rPr>
      </w:pPr>
      <w:r>
        <w:rPr>
          <w:rFonts w:ascii="Times New Roman" w:hAnsi="Times New Roman" w:cs="Times New Roman"/>
          <w:lang w:val="en-US"/>
        </w:rPr>
        <w:t xml:space="preserve">26. </w:t>
      </w:r>
      <w:r>
        <w:rPr>
          <w:rFonts w:ascii="Times New Roman" w:hAnsi="Times New Roman" w:cs="Times New Roman"/>
          <w:lang w:val="en-US"/>
        </w:rPr>
        <w:tab/>
      </w:r>
      <w:r>
        <w:rPr>
          <w:rFonts w:ascii="Times New Roman" w:hAnsi="Times New Roman" w:cs="Times New Roman"/>
          <w:lang w:val="en-US"/>
        </w:rPr>
        <w:t xml:space="preserve">L. J. Morrell, R. James, </w:t>
      </w:r>
      <w:r>
        <w:rPr>
          <w:rFonts w:ascii="Times New Roman" w:hAnsi="Times New Roman" w:cs="Times New Roman"/>
          <w:i/>
          <w:iCs/>
          <w:lang w:val="en-US"/>
        </w:rPr>
        <w:t>Behavioral Ecology</w:t>
      </w:r>
      <w:r>
        <w:rPr>
          <w:rFonts w:ascii="Times New Roman" w:hAnsi="Times New Roman" w:cs="Times New Roman"/>
          <w:lang w:val="en-US"/>
        </w:rPr>
        <w:t xml:space="preserve">. </w:t>
      </w:r>
      <w:r>
        <w:rPr>
          <w:rFonts w:ascii="Times New Roman" w:hAnsi="Times New Roman" w:cs="Times New Roman"/>
          <w:b/>
          <w:bCs/>
          <w:lang w:val="en-US"/>
        </w:rPr>
        <w:t>19</w:t>
      </w:r>
      <w:r>
        <w:rPr>
          <w:rFonts w:ascii="Times New Roman" w:hAnsi="Times New Roman" w:cs="Times New Roman"/>
          <w:lang w:val="en-US"/>
        </w:rPr>
        <w:t>, 193–201 (2008).</w:t>
      </w:r>
    </w:p>
    <w:p>
      <w:pPr>
        <w:pStyle w:val="23"/>
        <w:rPr>
          <w:rFonts w:ascii="Times New Roman" w:hAnsi="Times New Roman" w:cs="Times New Roman"/>
          <w:lang w:val="en-US"/>
        </w:rPr>
      </w:pPr>
      <w:r>
        <w:rPr>
          <w:rFonts w:ascii="Times New Roman" w:hAnsi="Times New Roman" w:cs="Times New Roman"/>
          <w:lang w:val="en-US"/>
        </w:rPr>
        <w:t xml:space="preserve">27. </w:t>
      </w:r>
      <w:r>
        <w:rPr>
          <w:rFonts w:ascii="Times New Roman" w:hAnsi="Times New Roman" w:cs="Times New Roman"/>
          <w:lang w:val="en-US"/>
        </w:rPr>
        <w:tab/>
      </w:r>
      <w:r>
        <w:rPr>
          <w:rFonts w:ascii="Times New Roman" w:hAnsi="Times New Roman" w:cs="Times New Roman"/>
          <w:lang w:val="en-US"/>
        </w:rPr>
        <w:t xml:space="preserve">J. Krause, G. D. Ruxton, </w:t>
      </w:r>
      <w:r>
        <w:rPr>
          <w:rFonts w:ascii="Times New Roman" w:hAnsi="Times New Roman" w:cs="Times New Roman"/>
          <w:i/>
          <w:iCs/>
          <w:lang w:val="en-US"/>
        </w:rPr>
        <w:t>Living in groups</w:t>
      </w:r>
      <w:r>
        <w:rPr>
          <w:rFonts w:ascii="Times New Roman" w:hAnsi="Times New Roman" w:cs="Times New Roman"/>
          <w:lang w:val="en-US"/>
        </w:rPr>
        <w:t xml:space="preserve"> (Oxford University Press, New York, 2002).</w:t>
      </w:r>
    </w:p>
    <w:p>
      <w:pPr>
        <w:pStyle w:val="23"/>
        <w:rPr>
          <w:rFonts w:ascii="Times New Roman" w:hAnsi="Times New Roman" w:cs="Times New Roman"/>
          <w:lang w:val="en-US"/>
        </w:rPr>
      </w:pPr>
      <w:r>
        <w:rPr>
          <w:rFonts w:ascii="Times New Roman" w:hAnsi="Times New Roman" w:cs="Times New Roman"/>
          <w:lang w:val="en-US"/>
        </w:rPr>
        <w:t xml:space="preserve">28. </w:t>
      </w:r>
      <w:r>
        <w:rPr>
          <w:rFonts w:ascii="Times New Roman" w:hAnsi="Times New Roman" w:cs="Times New Roman"/>
          <w:lang w:val="en-US"/>
        </w:rPr>
        <w:tab/>
      </w:r>
      <w:r>
        <w:rPr>
          <w:rFonts w:ascii="Times New Roman" w:hAnsi="Times New Roman" w:cs="Times New Roman"/>
          <w:lang w:val="en-US"/>
        </w:rPr>
        <w:t xml:space="preserve">N. J. Raihani, M. J. Nelson‐Flower, K. Moyes, L. E. Browning, A. R. Ridley, </w:t>
      </w:r>
      <w:r>
        <w:rPr>
          <w:rFonts w:ascii="Times New Roman" w:hAnsi="Times New Roman" w:cs="Times New Roman"/>
          <w:i/>
          <w:iCs/>
          <w:lang w:val="en-US"/>
        </w:rPr>
        <w:t>Journal of Animal Ecology</w:t>
      </w:r>
      <w:r>
        <w:rPr>
          <w:rFonts w:ascii="Times New Roman" w:hAnsi="Times New Roman" w:cs="Times New Roman"/>
          <w:lang w:val="en-US"/>
        </w:rPr>
        <w:t xml:space="preserve">. </w:t>
      </w:r>
      <w:r>
        <w:rPr>
          <w:rFonts w:ascii="Times New Roman" w:hAnsi="Times New Roman" w:cs="Times New Roman"/>
          <w:b/>
          <w:bCs/>
          <w:lang w:val="en-US"/>
        </w:rPr>
        <w:t>79</w:t>
      </w:r>
      <w:r>
        <w:rPr>
          <w:rFonts w:ascii="Times New Roman" w:hAnsi="Times New Roman" w:cs="Times New Roman"/>
          <w:lang w:val="en-US"/>
        </w:rPr>
        <w:t>, 44–52 (2010).</w:t>
      </w:r>
    </w:p>
    <w:p>
      <w:pPr>
        <w:pStyle w:val="23"/>
        <w:rPr>
          <w:rFonts w:ascii="Times New Roman" w:hAnsi="Times New Roman" w:cs="Times New Roman"/>
          <w:lang w:val="en-US"/>
        </w:rPr>
      </w:pPr>
      <w:r>
        <w:rPr>
          <w:rFonts w:ascii="Times New Roman" w:hAnsi="Times New Roman" w:cs="Times New Roman"/>
          <w:lang w:val="en-US"/>
        </w:rPr>
        <w:t xml:space="preserve">29. </w:t>
      </w:r>
      <w:r>
        <w:rPr>
          <w:rFonts w:ascii="Times New Roman" w:hAnsi="Times New Roman" w:cs="Times New Roman"/>
          <w:lang w:val="en-US"/>
        </w:rPr>
        <w:tab/>
      </w:r>
      <w:r>
        <w:rPr>
          <w:rFonts w:ascii="Times New Roman" w:hAnsi="Times New Roman" w:cs="Times New Roman"/>
          <w:lang w:val="en-US"/>
        </w:rPr>
        <w:t xml:space="preserve">K. Bebbington, B. J. Hatchwell, </w:t>
      </w:r>
      <w:r>
        <w:rPr>
          <w:rFonts w:ascii="Times New Roman" w:hAnsi="Times New Roman" w:cs="Times New Roman"/>
          <w:i/>
          <w:iCs/>
          <w:lang w:val="en-US"/>
        </w:rPr>
        <w:t>BEHECO</w:t>
      </w:r>
      <w:r>
        <w:rPr>
          <w:rFonts w:ascii="Times New Roman" w:hAnsi="Times New Roman" w:cs="Times New Roman"/>
          <w:lang w:val="en-US"/>
        </w:rPr>
        <w:t xml:space="preserve">. </w:t>
      </w:r>
      <w:r>
        <w:rPr>
          <w:rFonts w:ascii="Times New Roman" w:hAnsi="Times New Roman" w:cs="Times New Roman"/>
          <w:b/>
          <w:bCs/>
          <w:lang w:val="en-US"/>
        </w:rPr>
        <w:t>27</w:t>
      </w:r>
      <w:r>
        <w:rPr>
          <w:rFonts w:ascii="Times New Roman" w:hAnsi="Times New Roman" w:cs="Times New Roman"/>
          <w:lang w:val="en-US"/>
        </w:rPr>
        <w:t>, 652–659 (2016).</w:t>
      </w:r>
    </w:p>
    <w:p>
      <w:pPr>
        <w:pStyle w:val="23"/>
        <w:rPr>
          <w:rFonts w:ascii="Times New Roman" w:hAnsi="Times New Roman" w:cs="Times New Roman"/>
          <w:lang w:val="en-US"/>
        </w:rPr>
      </w:pPr>
      <w:r>
        <w:rPr>
          <w:rFonts w:ascii="Times New Roman" w:hAnsi="Times New Roman" w:cs="Times New Roman"/>
          <w:lang w:val="en-US"/>
        </w:rPr>
        <w:t xml:space="preserve">30. </w:t>
      </w:r>
      <w:r>
        <w:rPr>
          <w:rFonts w:ascii="Times New Roman" w:hAnsi="Times New Roman" w:cs="Times New Roman"/>
          <w:lang w:val="en-US"/>
        </w:rPr>
        <w:tab/>
      </w:r>
      <w:r>
        <w:rPr>
          <w:rFonts w:ascii="Times New Roman" w:hAnsi="Times New Roman" w:cs="Times New Roman"/>
          <w:lang w:val="en-US"/>
        </w:rPr>
        <w:t xml:space="preserve">S. L. Marlow, C. N. Lacerenza, J. Paoletti, C. S. Burke, E. Salas,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144</w:t>
      </w:r>
      <w:r>
        <w:rPr>
          <w:rFonts w:ascii="Times New Roman" w:hAnsi="Times New Roman" w:cs="Times New Roman"/>
          <w:lang w:val="en-US"/>
        </w:rPr>
        <w:t>, 145–170 (2018).</w:t>
      </w:r>
    </w:p>
    <w:p>
      <w:pPr>
        <w:pStyle w:val="23"/>
        <w:rPr>
          <w:rFonts w:ascii="Times New Roman" w:hAnsi="Times New Roman" w:cs="Times New Roman"/>
          <w:lang w:val="en-US"/>
        </w:rPr>
      </w:pPr>
      <w:r>
        <w:rPr>
          <w:rFonts w:ascii="Times New Roman" w:hAnsi="Times New Roman" w:cs="Times New Roman"/>
          <w:lang w:val="en-US"/>
        </w:rPr>
        <w:t xml:space="preserve">31. </w:t>
      </w:r>
      <w:r>
        <w:rPr>
          <w:rFonts w:ascii="Times New Roman" w:hAnsi="Times New Roman" w:cs="Times New Roman"/>
          <w:lang w:val="en-US"/>
        </w:rPr>
        <w:tab/>
      </w:r>
      <w:r>
        <w:rPr>
          <w:rFonts w:ascii="Times New Roman" w:hAnsi="Times New Roman" w:cs="Times New Roman"/>
          <w:lang w:val="en-US"/>
        </w:rPr>
        <w:t xml:space="preserve">J. R. Mesmer-Magnus, L. A. DeChurch, </w:t>
      </w:r>
      <w:r>
        <w:rPr>
          <w:rFonts w:ascii="Times New Roman" w:hAnsi="Times New Roman" w:cs="Times New Roman"/>
          <w:i/>
          <w:iCs/>
          <w:lang w:val="en-US"/>
        </w:rPr>
        <w:t>Journal of Applied Psychology</w:t>
      </w:r>
      <w:r>
        <w:rPr>
          <w:rFonts w:ascii="Times New Roman" w:hAnsi="Times New Roman" w:cs="Times New Roman"/>
          <w:lang w:val="en-US"/>
        </w:rPr>
        <w:t xml:space="preserve">. </w:t>
      </w:r>
      <w:r>
        <w:rPr>
          <w:rFonts w:ascii="Times New Roman" w:hAnsi="Times New Roman" w:cs="Times New Roman"/>
          <w:b/>
          <w:bCs/>
          <w:lang w:val="en-US"/>
        </w:rPr>
        <w:t>94</w:t>
      </w:r>
      <w:r>
        <w:rPr>
          <w:rFonts w:ascii="Times New Roman" w:hAnsi="Times New Roman" w:cs="Times New Roman"/>
          <w:lang w:val="en-US"/>
        </w:rPr>
        <w:t>, 535–546 (2009).</w:t>
      </w:r>
    </w:p>
    <w:p>
      <w:pPr>
        <w:pStyle w:val="23"/>
        <w:rPr>
          <w:rFonts w:ascii="Times New Roman" w:hAnsi="Times New Roman" w:cs="Times New Roman"/>
          <w:lang w:val="en-US"/>
        </w:rPr>
      </w:pPr>
      <w:r>
        <w:rPr>
          <w:rFonts w:ascii="Times New Roman" w:hAnsi="Times New Roman" w:cs="Times New Roman"/>
          <w:lang w:val="en-US"/>
        </w:rPr>
        <w:t xml:space="preserve">32. </w:t>
      </w:r>
      <w:r>
        <w:rPr>
          <w:rFonts w:ascii="Times New Roman" w:hAnsi="Times New Roman" w:cs="Times New Roman"/>
          <w:lang w:val="en-US"/>
        </w:rPr>
        <w:tab/>
      </w:r>
      <w:r>
        <w:rPr>
          <w:rFonts w:ascii="Times New Roman" w:hAnsi="Times New Roman" w:cs="Times New Roman"/>
          <w:lang w:val="en-US"/>
        </w:rPr>
        <w:t xml:space="preserve">A. J. King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Biol. Lett.</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237–240 (2011).</w:t>
      </w:r>
    </w:p>
    <w:p>
      <w:pPr>
        <w:pStyle w:val="23"/>
        <w:rPr>
          <w:rFonts w:ascii="Times New Roman" w:hAnsi="Times New Roman" w:cs="Times New Roman"/>
          <w:lang w:val="en-US"/>
        </w:rPr>
      </w:pPr>
      <w:r>
        <w:rPr>
          <w:rFonts w:ascii="Times New Roman" w:hAnsi="Times New Roman" w:cs="Times New Roman"/>
          <w:lang w:val="en-US"/>
        </w:rPr>
        <w:t xml:space="preserve">33. </w:t>
      </w:r>
      <w:r>
        <w:rPr>
          <w:rFonts w:ascii="Times New Roman" w:hAnsi="Times New Roman" w:cs="Times New Roman"/>
          <w:lang w:val="en-US"/>
        </w:rPr>
        <w:tab/>
      </w:r>
      <w:r>
        <w:rPr>
          <w:rFonts w:ascii="Times New Roman" w:hAnsi="Times New Roman" w:cs="Times New Roman"/>
          <w:lang w:val="en-US"/>
        </w:rPr>
        <w:t xml:space="preserve">H. E. A. MacGregor, C. C. Ioannou, </w:t>
      </w:r>
      <w:r>
        <w:rPr>
          <w:rFonts w:ascii="Times New Roman" w:hAnsi="Times New Roman" w:cs="Times New Roman"/>
          <w:i/>
          <w:iCs/>
          <w:lang w:val="en-US"/>
        </w:rPr>
        <w:t>Ecology and Evolution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e10708 (2023).</w:t>
      </w:r>
    </w:p>
    <w:p>
      <w:pPr>
        <w:pStyle w:val="23"/>
        <w:rPr>
          <w:rFonts w:ascii="Times New Roman" w:hAnsi="Times New Roman" w:cs="Times New Roman"/>
          <w:lang w:val="en-US"/>
        </w:rPr>
      </w:pPr>
      <w:r>
        <w:rPr>
          <w:rFonts w:ascii="Times New Roman" w:hAnsi="Times New Roman" w:cs="Times New Roman"/>
          <w:lang w:val="en-US"/>
        </w:rPr>
        <w:t xml:space="preserve">34. </w:t>
      </w:r>
      <w:r>
        <w:rPr>
          <w:rFonts w:ascii="Times New Roman" w:hAnsi="Times New Roman" w:cs="Times New Roman"/>
          <w:lang w:val="en-US"/>
        </w:rPr>
        <w:tab/>
      </w:r>
      <w:r>
        <w:rPr>
          <w:rFonts w:ascii="Times New Roman" w:hAnsi="Times New Roman" w:cs="Times New Roman"/>
          <w:lang w:val="en-US"/>
        </w:rPr>
        <w:t xml:space="preserve">A. C. Chamberlain, C. C. Ioannou,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129–138 (2019).</w:t>
      </w:r>
    </w:p>
    <w:p>
      <w:pPr>
        <w:pStyle w:val="23"/>
        <w:rPr>
          <w:rFonts w:ascii="Times New Roman" w:hAnsi="Times New Roman" w:cs="Times New Roman"/>
          <w:lang w:val="en-US"/>
        </w:rPr>
      </w:pPr>
      <w:r>
        <w:rPr>
          <w:rFonts w:ascii="Times New Roman" w:hAnsi="Times New Roman" w:cs="Times New Roman"/>
          <w:lang w:val="en-US"/>
        </w:rPr>
        <w:t xml:space="preserve">35. </w:t>
      </w:r>
      <w:r>
        <w:rPr>
          <w:rFonts w:ascii="Times New Roman" w:hAnsi="Times New Roman" w:cs="Times New Roman"/>
          <w:lang w:val="en-US"/>
        </w:rPr>
        <w:tab/>
      </w:r>
      <w:r>
        <w:rPr>
          <w:rFonts w:ascii="Times New Roman" w:hAnsi="Times New Roman" w:cs="Times New Roman"/>
          <w:lang w:val="en-US"/>
        </w:rPr>
        <w:t xml:space="preserve">S. Jones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87–95 (2019).</w:t>
      </w:r>
    </w:p>
    <w:p>
      <w:pPr>
        <w:pStyle w:val="23"/>
        <w:rPr>
          <w:rFonts w:ascii="Times New Roman" w:hAnsi="Times New Roman" w:cs="Times New Roman"/>
          <w:lang w:val="en-US"/>
        </w:rPr>
      </w:pPr>
      <w:r>
        <w:rPr>
          <w:rFonts w:ascii="Times New Roman" w:hAnsi="Times New Roman" w:cs="Times New Roman"/>
          <w:lang w:val="en-US"/>
        </w:rPr>
        <w:t xml:space="preserve">36. </w:t>
      </w:r>
      <w:r>
        <w:rPr>
          <w:rFonts w:ascii="Times New Roman" w:hAnsi="Times New Roman" w:cs="Times New Roman"/>
          <w:lang w:val="en-US"/>
        </w:rPr>
        <w:tab/>
      </w:r>
      <w:r>
        <w:rPr>
          <w:rFonts w:ascii="Times New Roman" w:hAnsi="Times New Roman" w:cs="Times New Roman"/>
          <w:lang w:val="en-US"/>
        </w:rPr>
        <w:t>J. R. Attwell, thesis, University of Bristol, Bristol, England (2023).</w:t>
      </w:r>
    </w:p>
    <w:p>
      <w:pPr>
        <w:pStyle w:val="23"/>
        <w:rPr>
          <w:rFonts w:ascii="Times New Roman" w:hAnsi="Times New Roman" w:cs="Times New Roman"/>
          <w:lang w:val="en-US"/>
        </w:rPr>
      </w:pPr>
      <w:r>
        <w:rPr>
          <w:rFonts w:ascii="Times New Roman" w:hAnsi="Times New Roman" w:cs="Times New Roman"/>
          <w:lang w:val="en-US"/>
        </w:rPr>
        <w:t xml:space="preserve">37. </w:t>
      </w:r>
      <w:r>
        <w:rPr>
          <w:rFonts w:ascii="Times New Roman" w:hAnsi="Times New Roman" w:cs="Times New Roman"/>
          <w:lang w:val="en-US"/>
        </w:rPr>
        <w:tab/>
      </w:r>
      <w:r>
        <w:rPr>
          <w:rFonts w:ascii="Times New Roman" w:hAnsi="Times New Roman" w:cs="Times New Roman"/>
          <w:lang w:val="en-US"/>
        </w:rPr>
        <w:t xml:space="preserve">C. L. Devereux, E. Fernàndez‐Juricic, J. R. Krebs, M. J. Whittingham, </w:t>
      </w:r>
      <w:r>
        <w:rPr>
          <w:rFonts w:ascii="Times New Roman" w:hAnsi="Times New Roman" w:cs="Times New Roman"/>
          <w:i/>
          <w:iCs/>
          <w:lang w:val="en-US"/>
        </w:rPr>
        <w:t>Ibis</w:t>
      </w:r>
      <w:r>
        <w:rPr>
          <w:rFonts w:ascii="Times New Roman" w:hAnsi="Times New Roman" w:cs="Times New Roman"/>
          <w:lang w:val="en-US"/>
        </w:rPr>
        <w:t xml:space="preserve">. </w:t>
      </w:r>
      <w:r>
        <w:rPr>
          <w:rFonts w:ascii="Times New Roman" w:hAnsi="Times New Roman" w:cs="Times New Roman"/>
          <w:b/>
          <w:bCs/>
          <w:lang w:val="en-US"/>
        </w:rPr>
        <w:t>150</w:t>
      </w:r>
      <w:r>
        <w:rPr>
          <w:rFonts w:ascii="Times New Roman" w:hAnsi="Times New Roman" w:cs="Times New Roman"/>
          <w:lang w:val="en-US"/>
        </w:rPr>
        <w:t>, 191–198 (2008).</w:t>
      </w:r>
    </w:p>
    <w:p>
      <w:pPr>
        <w:pStyle w:val="23"/>
        <w:rPr>
          <w:rFonts w:ascii="Times New Roman" w:hAnsi="Times New Roman" w:cs="Times New Roman"/>
          <w:lang w:val="en-US"/>
        </w:rPr>
      </w:pPr>
      <w:r>
        <w:rPr>
          <w:rFonts w:ascii="Times New Roman" w:hAnsi="Times New Roman" w:cs="Times New Roman"/>
          <w:lang w:val="en-US"/>
        </w:rPr>
        <w:t xml:space="preserve">38. </w:t>
      </w:r>
      <w:r>
        <w:rPr>
          <w:rFonts w:ascii="Times New Roman" w:hAnsi="Times New Roman" w:cs="Times New Roman"/>
          <w:lang w:val="en-US"/>
        </w:rPr>
        <w:tab/>
      </w:r>
      <w:r>
        <w:rPr>
          <w:rFonts w:ascii="Times New Roman" w:hAnsi="Times New Roman" w:cs="Times New Roman"/>
          <w:lang w:val="en-US"/>
        </w:rPr>
        <w:t xml:space="preserve">G. Chaverri, E. H. Gillam, M. J. Vonhof, </w:t>
      </w:r>
      <w:r>
        <w:rPr>
          <w:rFonts w:ascii="Times New Roman" w:hAnsi="Times New Roman" w:cs="Times New Roman"/>
          <w:i/>
          <w:iCs/>
          <w:lang w:val="en-US"/>
        </w:rPr>
        <w:t>Biology Letters</w:t>
      </w:r>
      <w:r>
        <w:rPr>
          <w:rFonts w:ascii="Times New Roman" w:hAnsi="Times New Roman" w:cs="Times New Roman"/>
          <w:lang w:val="en-US"/>
        </w:rPr>
        <w:t xml:space="preserve">. </w:t>
      </w:r>
      <w:r>
        <w:rPr>
          <w:rFonts w:ascii="Times New Roman" w:hAnsi="Times New Roman" w:cs="Times New Roman"/>
          <w:b/>
          <w:bCs/>
          <w:lang w:val="en-US"/>
        </w:rPr>
        <w:t>6</w:t>
      </w:r>
      <w:r>
        <w:rPr>
          <w:rFonts w:ascii="Times New Roman" w:hAnsi="Times New Roman" w:cs="Times New Roman"/>
          <w:lang w:val="en-US"/>
        </w:rPr>
        <w:t>, 441–444 (2010).</w:t>
      </w:r>
    </w:p>
    <w:p>
      <w:pPr>
        <w:pStyle w:val="23"/>
        <w:rPr>
          <w:rFonts w:ascii="Times New Roman" w:hAnsi="Times New Roman" w:cs="Times New Roman"/>
          <w:lang w:val="en-US"/>
        </w:rPr>
      </w:pPr>
      <w:r>
        <w:rPr>
          <w:rFonts w:ascii="Times New Roman" w:hAnsi="Times New Roman" w:cs="Times New Roman"/>
          <w:lang w:val="en-US"/>
        </w:rPr>
        <w:t xml:space="preserve">39. </w:t>
      </w:r>
      <w:r>
        <w:rPr>
          <w:rFonts w:ascii="Times New Roman" w:hAnsi="Times New Roman" w:cs="Times New Roman"/>
          <w:lang w:val="en-US"/>
        </w:rPr>
        <w:tab/>
      </w:r>
      <w:r>
        <w:rPr>
          <w:rFonts w:ascii="Times New Roman" w:hAnsi="Times New Roman" w:cs="Times New Roman"/>
          <w:lang w:val="en-US"/>
        </w:rPr>
        <w:t xml:space="preserve">C.-C. Liao, R. D. Magrath, M. B. Manser, D. R. Farine, </w:t>
      </w:r>
      <w:r>
        <w:rPr>
          <w:rFonts w:ascii="Times New Roman" w:hAnsi="Times New Roman" w:cs="Times New Roman"/>
          <w:i/>
          <w:iCs/>
          <w:lang w:val="en-US"/>
        </w:rPr>
        <w:t>Phil. Trans. R. Soc. B</w:t>
      </w:r>
      <w:r>
        <w:rPr>
          <w:rFonts w:ascii="Times New Roman" w:hAnsi="Times New Roman" w:cs="Times New Roman"/>
          <w:lang w:val="en-US"/>
        </w:rPr>
        <w:t xml:space="preserve">. </w:t>
      </w:r>
      <w:r>
        <w:rPr>
          <w:rFonts w:ascii="Times New Roman" w:hAnsi="Times New Roman" w:cs="Times New Roman"/>
          <w:b/>
          <w:bCs/>
          <w:lang w:val="en-US"/>
        </w:rPr>
        <w:t>379</w:t>
      </w:r>
      <w:r>
        <w:rPr>
          <w:rFonts w:ascii="Times New Roman" w:hAnsi="Times New Roman" w:cs="Times New Roman"/>
          <w:lang w:val="en-US"/>
        </w:rPr>
        <w:t>, 20230184 (2024).</w:t>
      </w:r>
    </w:p>
    <w:p>
      <w:pPr>
        <w:pStyle w:val="23"/>
        <w:rPr>
          <w:rFonts w:ascii="Times New Roman" w:hAnsi="Times New Roman" w:cs="Times New Roman"/>
          <w:lang w:val="en-US"/>
        </w:rPr>
      </w:pPr>
      <w:r>
        <w:rPr>
          <w:rFonts w:ascii="Times New Roman" w:hAnsi="Times New Roman" w:cs="Times New Roman"/>
          <w:lang w:val="en-US"/>
        </w:rPr>
        <w:t xml:space="preserve">40. </w:t>
      </w:r>
      <w:r>
        <w:rPr>
          <w:rFonts w:ascii="Times New Roman" w:hAnsi="Times New Roman" w:cs="Times New Roman"/>
          <w:lang w:val="en-US"/>
        </w:rPr>
        <w:tab/>
      </w:r>
      <w:r>
        <w:rPr>
          <w:rFonts w:ascii="Times New Roman" w:hAnsi="Times New Roman" w:cs="Times New Roman"/>
          <w:lang w:val="en-US"/>
        </w:rPr>
        <w:t xml:space="preserve">M. A. Strodl, P. Schausberger, </w:t>
      </w:r>
      <w:r>
        <w:rPr>
          <w:rFonts w:ascii="Times New Roman" w:hAnsi="Times New Roman" w:cs="Times New Roman"/>
          <w:i/>
          <w:iCs/>
          <w:lang w:val="en-US"/>
        </w:rPr>
        <w:t>Oikos</w:t>
      </w:r>
      <w:r>
        <w:rPr>
          <w:rFonts w:ascii="Times New Roman" w:hAnsi="Times New Roman" w:cs="Times New Roman"/>
          <w:lang w:val="en-US"/>
        </w:rPr>
        <w:t xml:space="preserve">. </w:t>
      </w:r>
      <w:r>
        <w:rPr>
          <w:rFonts w:ascii="Times New Roman" w:hAnsi="Times New Roman" w:cs="Times New Roman"/>
          <w:b/>
          <w:bCs/>
          <w:lang w:val="en-US"/>
        </w:rPr>
        <w:t>122</w:t>
      </w:r>
      <w:r>
        <w:rPr>
          <w:rFonts w:ascii="Times New Roman" w:hAnsi="Times New Roman" w:cs="Times New Roman"/>
          <w:lang w:val="en-US"/>
        </w:rPr>
        <w:t>, 1217–1226 (2013).</w:t>
      </w:r>
    </w:p>
    <w:p>
      <w:pPr>
        <w:pStyle w:val="23"/>
        <w:rPr>
          <w:rFonts w:ascii="Times New Roman" w:hAnsi="Times New Roman" w:cs="Times New Roman"/>
          <w:lang w:val="en-US"/>
        </w:rPr>
      </w:pPr>
      <w:r>
        <w:rPr>
          <w:rFonts w:ascii="Times New Roman" w:hAnsi="Times New Roman" w:cs="Times New Roman"/>
          <w:lang w:val="en-US"/>
        </w:rPr>
        <w:t xml:space="preserve">41. </w:t>
      </w:r>
      <w:r>
        <w:rPr>
          <w:rFonts w:ascii="Times New Roman" w:hAnsi="Times New Roman" w:cs="Times New Roman"/>
          <w:lang w:val="en-US"/>
        </w:rPr>
        <w:tab/>
      </w:r>
      <w:r>
        <w:rPr>
          <w:rFonts w:ascii="Times New Roman" w:hAnsi="Times New Roman" w:cs="Times New Roman"/>
          <w:lang w:val="en-US"/>
        </w:rPr>
        <w:t xml:space="preserve">S. W. Griffiths, S. Brockmark, J. Höjesjö, J. I. Johnsson, </w:t>
      </w:r>
      <w:r>
        <w:rPr>
          <w:rFonts w:ascii="Times New Roman" w:hAnsi="Times New Roman" w:cs="Times New Roman"/>
          <w:i/>
          <w:iCs/>
          <w:lang w:val="en-US"/>
        </w:rPr>
        <w:t>Proc. R. Soc. Lond. B</w:t>
      </w:r>
      <w:r>
        <w:rPr>
          <w:rFonts w:ascii="Times New Roman" w:hAnsi="Times New Roman" w:cs="Times New Roman"/>
          <w:lang w:val="en-US"/>
        </w:rPr>
        <w:t xml:space="preserve">. </w:t>
      </w:r>
      <w:r>
        <w:rPr>
          <w:rFonts w:ascii="Times New Roman" w:hAnsi="Times New Roman" w:cs="Times New Roman"/>
          <w:b/>
          <w:bCs/>
          <w:lang w:val="en-US"/>
        </w:rPr>
        <w:t>271</w:t>
      </w:r>
      <w:r>
        <w:rPr>
          <w:rFonts w:ascii="Times New Roman" w:hAnsi="Times New Roman" w:cs="Times New Roman"/>
          <w:lang w:val="en-US"/>
        </w:rPr>
        <w:t>, 695–699 (2004).</w:t>
      </w:r>
    </w:p>
    <w:p>
      <w:pPr>
        <w:pStyle w:val="23"/>
        <w:rPr>
          <w:rFonts w:ascii="Times New Roman" w:hAnsi="Times New Roman" w:cs="Times New Roman"/>
          <w:lang w:val="en-US"/>
        </w:rPr>
      </w:pPr>
      <w:r>
        <w:rPr>
          <w:rFonts w:ascii="Times New Roman" w:hAnsi="Times New Roman" w:cs="Times New Roman"/>
          <w:lang w:val="en-US"/>
        </w:rPr>
        <w:t xml:space="preserve">42. </w:t>
      </w:r>
      <w:r>
        <w:rPr>
          <w:rFonts w:ascii="Times New Roman" w:hAnsi="Times New Roman" w:cs="Times New Roman"/>
          <w:lang w:val="en-US"/>
        </w:rPr>
        <w:tab/>
      </w:r>
      <w:r>
        <w:rPr>
          <w:rFonts w:ascii="Times New Roman" w:hAnsi="Times New Roman" w:cs="Times New Roman"/>
          <w:lang w:val="en-US"/>
        </w:rPr>
        <w:t xml:space="preserve">M. M. Mariette, S. C. Griffith, </w:t>
      </w:r>
      <w:r>
        <w:rPr>
          <w:rFonts w:ascii="Times New Roman" w:hAnsi="Times New Roman" w:cs="Times New Roman"/>
          <w:i/>
          <w:iCs/>
          <w:lang w:val="en-US"/>
        </w:rPr>
        <w:t>Journal of Avian Biology</w:t>
      </w:r>
      <w:r>
        <w:rPr>
          <w:rFonts w:ascii="Times New Roman" w:hAnsi="Times New Roman" w:cs="Times New Roman"/>
          <w:lang w:val="en-US"/>
        </w:rPr>
        <w:t xml:space="preserve">. </w:t>
      </w:r>
      <w:r>
        <w:rPr>
          <w:rFonts w:ascii="Times New Roman" w:hAnsi="Times New Roman" w:cs="Times New Roman"/>
          <w:b/>
          <w:bCs/>
          <w:lang w:val="en-US"/>
        </w:rPr>
        <w:t>43</w:t>
      </w:r>
      <w:r>
        <w:rPr>
          <w:rFonts w:ascii="Times New Roman" w:hAnsi="Times New Roman" w:cs="Times New Roman"/>
          <w:lang w:val="en-US"/>
        </w:rPr>
        <w:t>, 131–140 (2012).</w:t>
      </w:r>
    </w:p>
    <w:p>
      <w:pPr>
        <w:pStyle w:val="23"/>
        <w:rPr>
          <w:rFonts w:ascii="Times New Roman" w:hAnsi="Times New Roman" w:cs="Times New Roman"/>
          <w:lang w:val="en-US"/>
        </w:rPr>
      </w:pPr>
      <w:r>
        <w:rPr>
          <w:rFonts w:ascii="Times New Roman" w:hAnsi="Times New Roman" w:cs="Times New Roman"/>
          <w:lang w:val="en-US"/>
        </w:rPr>
        <w:t xml:space="preserve">43. </w:t>
      </w:r>
      <w:r>
        <w:rPr>
          <w:rFonts w:ascii="Times New Roman" w:hAnsi="Times New Roman" w:cs="Times New Roman"/>
          <w:lang w:val="en-US"/>
        </w:rPr>
        <w:tab/>
      </w:r>
      <w:r>
        <w:rPr>
          <w:rFonts w:ascii="Times New Roman" w:hAnsi="Times New Roman" w:cs="Times New Roman"/>
          <w:lang w:val="en-US"/>
        </w:rPr>
        <w:t xml:space="preserve">C. Doutrelant, R. Covas,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74</w:t>
      </w:r>
      <w:r>
        <w:rPr>
          <w:rFonts w:ascii="Times New Roman" w:hAnsi="Times New Roman" w:cs="Times New Roman"/>
          <w:lang w:val="en-US"/>
        </w:rPr>
        <w:t>, 739–747 (2007).</w:t>
      </w:r>
    </w:p>
    <w:p>
      <w:pPr>
        <w:pStyle w:val="23"/>
        <w:rPr>
          <w:rFonts w:ascii="Times New Roman" w:hAnsi="Times New Roman" w:cs="Times New Roman"/>
          <w:lang w:val="en-US"/>
        </w:rPr>
      </w:pPr>
      <w:r>
        <w:rPr>
          <w:rFonts w:ascii="Times New Roman" w:hAnsi="Times New Roman" w:cs="Times New Roman"/>
          <w:lang w:val="en-US"/>
        </w:rPr>
        <w:t xml:space="preserve">44. </w:t>
      </w:r>
      <w:r>
        <w:rPr>
          <w:rFonts w:ascii="Times New Roman" w:hAnsi="Times New Roman" w:cs="Times New Roman"/>
          <w:lang w:val="en-US"/>
        </w:rPr>
        <w:tab/>
      </w:r>
      <w:r>
        <w:rPr>
          <w:rFonts w:ascii="Times New Roman" w:hAnsi="Times New Roman" w:cs="Times New Roman"/>
          <w:lang w:val="en-US"/>
        </w:rPr>
        <w:t xml:space="preserve">K. E. Lucia, B. Keane,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66</w:t>
      </w:r>
      <w:r>
        <w:rPr>
          <w:rFonts w:ascii="Times New Roman" w:hAnsi="Times New Roman" w:cs="Times New Roman"/>
          <w:lang w:val="en-US"/>
        </w:rPr>
        <w:t>, 13–27 (2012).</w:t>
      </w:r>
    </w:p>
    <w:p>
      <w:pPr>
        <w:pStyle w:val="23"/>
        <w:rPr>
          <w:rFonts w:ascii="Times New Roman" w:hAnsi="Times New Roman" w:cs="Times New Roman"/>
          <w:lang w:val="en-US"/>
        </w:rPr>
      </w:pPr>
      <w:r>
        <w:rPr>
          <w:rFonts w:ascii="Times New Roman" w:hAnsi="Times New Roman" w:cs="Times New Roman"/>
          <w:lang w:val="en-US"/>
        </w:rPr>
        <w:t xml:space="preserve">45. </w:t>
      </w:r>
      <w:r>
        <w:rPr>
          <w:rFonts w:ascii="Times New Roman" w:hAnsi="Times New Roman" w:cs="Times New Roman"/>
          <w:lang w:val="en-US"/>
        </w:rPr>
        <w:tab/>
      </w:r>
      <w:r>
        <w:rPr>
          <w:rFonts w:ascii="Times New Roman" w:hAnsi="Times New Roman" w:cs="Times New Roman"/>
          <w:lang w:val="en-US"/>
        </w:rPr>
        <w:t xml:space="preserve">A. Culina, J. A. Firth, C. A. Hinde,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287</w:t>
      </w:r>
      <w:r>
        <w:rPr>
          <w:rFonts w:ascii="Times New Roman" w:hAnsi="Times New Roman" w:cs="Times New Roman"/>
          <w:lang w:val="en-US"/>
        </w:rPr>
        <w:t>, 20201554 (2020).</w:t>
      </w:r>
    </w:p>
    <w:p>
      <w:pPr>
        <w:pStyle w:val="23"/>
        <w:rPr>
          <w:rFonts w:ascii="Times New Roman" w:hAnsi="Times New Roman" w:cs="Times New Roman"/>
          <w:lang w:val="en-US"/>
        </w:rPr>
      </w:pPr>
      <w:r>
        <w:rPr>
          <w:rFonts w:ascii="Times New Roman" w:hAnsi="Times New Roman" w:cs="Times New Roman"/>
          <w:lang w:val="en-US"/>
        </w:rPr>
        <w:t xml:space="preserve">46. </w:t>
      </w:r>
      <w:r>
        <w:rPr>
          <w:rFonts w:ascii="Times New Roman" w:hAnsi="Times New Roman" w:cs="Times New Roman"/>
          <w:lang w:val="en-US"/>
        </w:rPr>
        <w:tab/>
      </w:r>
      <w:r>
        <w:rPr>
          <w:rFonts w:ascii="Times New Roman" w:hAnsi="Times New Roman" w:cs="Times New Roman"/>
          <w:lang w:val="en-US"/>
        </w:rPr>
        <w:t xml:space="preserve">P. Byholm, M. Beal, N. Isaksson, U. Lötberg, S. Åkesson, </w:t>
      </w:r>
      <w:r>
        <w:rPr>
          <w:rFonts w:ascii="Times New Roman" w:hAnsi="Times New Roman" w:cs="Times New Roman"/>
          <w:i/>
          <w:iCs/>
          <w:lang w:val="en-US"/>
        </w:rPr>
        <w:t>Nat Commun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1566 (2022).</w:t>
      </w:r>
    </w:p>
    <w:p>
      <w:pPr>
        <w:pStyle w:val="23"/>
        <w:rPr>
          <w:rFonts w:ascii="Times New Roman" w:hAnsi="Times New Roman" w:cs="Times New Roman"/>
          <w:lang w:val="en-US"/>
        </w:rPr>
      </w:pPr>
      <w:r>
        <w:rPr>
          <w:rFonts w:ascii="Times New Roman" w:hAnsi="Times New Roman" w:cs="Times New Roman"/>
          <w:lang w:val="en-US"/>
        </w:rPr>
        <w:t xml:space="preserve">47. </w:t>
      </w:r>
      <w:r>
        <w:rPr>
          <w:rFonts w:ascii="Times New Roman" w:hAnsi="Times New Roman" w:cs="Times New Roman"/>
          <w:lang w:val="en-US"/>
        </w:rPr>
        <w:tab/>
      </w:r>
      <w:r>
        <w:rPr>
          <w:rFonts w:ascii="Times New Roman" w:hAnsi="Times New Roman" w:cs="Times New Roman"/>
          <w:lang w:val="en-US"/>
        </w:rPr>
        <w:t xml:space="preserve">R. Chetverikova, O. Babushkina, S. Galkina, V. Shokhrin, J. Bojarinova,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71</w:t>
      </w:r>
      <w:r>
        <w:rPr>
          <w:rFonts w:ascii="Times New Roman" w:hAnsi="Times New Roman" w:cs="Times New Roman"/>
          <w:lang w:val="en-US"/>
        </w:rPr>
        <w:t>, 40 (2017).</w:t>
      </w:r>
    </w:p>
    <w:p>
      <w:pPr>
        <w:pStyle w:val="23"/>
        <w:rPr>
          <w:rFonts w:ascii="Times New Roman" w:hAnsi="Times New Roman" w:cs="Times New Roman"/>
          <w:lang w:val="en-US"/>
        </w:rPr>
      </w:pPr>
      <w:r>
        <w:rPr>
          <w:rFonts w:ascii="Times New Roman" w:hAnsi="Times New Roman" w:cs="Times New Roman"/>
          <w:lang w:val="en-US"/>
        </w:rPr>
        <w:t xml:space="preserve">48. </w:t>
      </w:r>
      <w:r>
        <w:rPr>
          <w:rFonts w:ascii="Times New Roman" w:hAnsi="Times New Roman" w:cs="Times New Roman"/>
          <w:lang w:val="en-US"/>
        </w:rPr>
        <w:tab/>
      </w:r>
      <w:r>
        <w:rPr>
          <w:rFonts w:ascii="Times New Roman" w:hAnsi="Times New Roman" w:cs="Times New Roman"/>
          <w:lang w:val="en-US"/>
        </w:rPr>
        <w:t xml:space="preserve">A. Kölzsch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Journal of Avian Biology</w:t>
      </w:r>
      <w:r>
        <w:rPr>
          <w:rFonts w:ascii="Times New Roman" w:hAnsi="Times New Roman" w:cs="Times New Roman"/>
          <w:lang w:val="en-US"/>
        </w:rPr>
        <w:t>, in press, doi:10.1111/jav.02392.</w:t>
      </w:r>
    </w:p>
    <w:p>
      <w:pPr>
        <w:rPr>
          <w:lang w:val="en-GB"/>
        </w:rPr>
      </w:pPr>
      <w:r>
        <w:rPr>
          <w:lang w:val="en-GB"/>
        </w:rPr>
        <w:fldChar w:fldCharType="end"/>
      </w:r>
    </w:p>
    <w:sectPr>
      <w:pgSz w:w="12240" w:h="15840"/>
      <w:pgMar w:top="1440" w:right="1440" w:bottom="1440" w:left="1440" w:header="72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amien Farine" w:date="2025-07-11T11:14:00Z" w:initials="DF">
    <w:p w14:paraId="DBBF8085">
      <w:pPr>
        <w:pStyle w:val="12"/>
      </w:pPr>
      <w:r>
        <w:t>Based just on the current google docs, though I would recommend a summary figure showing the system (species, in the roost, and maybe a pic of the data collection setup with an overlaid track from a segment of the bats).</w:t>
      </w:r>
    </w:p>
  </w:comment>
  <w:comment w:id="1" w:author="GLORIANA CHAVERRI ECHANDI" w:date="2025-08-29T18:05:00Z" w:initials="GCE">
    <w:p w14:paraId="6CFED2CE">
      <w:pPr>
        <w:pStyle w:val="12"/>
      </w:pPr>
      <w:r>
        <w:t>Marce, podemos hablar sobre esta posibilidad y lo que vos me habías mencionado antes sobre otra figura. Capaz podemos pedirle a Silvi que nos haga esa figura o figuras.</w:t>
      </w:r>
    </w:p>
  </w:comment>
  <w:comment w:id="2" w:author="Damien Farine" w:date="2025-07-11T11:09:00Z" w:initials="DF">
    <w:p w14:paraId="DFB54AB1">
      <w:pPr>
        <w:pStyle w:val="12"/>
      </w:pPr>
      <w:r>
        <w:t>No need to repeat stats in the text if they are in the figure.</w:t>
      </w:r>
    </w:p>
    <w:p w14:paraId="2BB6A64D">
      <w:pPr>
        <w:pStyle w:val="12"/>
      </w:pPr>
    </w:p>
    <w:p w14:paraId="FB4F9D48">
      <w:pPr>
        <w:pStyle w:val="12"/>
      </w:pPr>
      <w:r>
        <w:t>That said, I couldn’t find any results about the initial entry time, even though it’s mentioned that these were measured in the main text. Is there a difference there?</w:t>
      </w:r>
    </w:p>
    <w:p w14:paraId="5FC6D721">
      <w:pPr>
        <w:pStyle w:val="12"/>
      </w:pPr>
    </w:p>
    <w:p w14:paraId="DFE9C94B">
      <w:pPr>
        <w:pStyle w:val="12"/>
      </w:pPr>
      <w:r>
        <w:t>Also, in my opinion, the “time difference” values could be square-rooted before fitting the model shown in Figure 2.</w:t>
      </w:r>
    </w:p>
  </w:comment>
  <w:comment w:id="3" w:author="marcelo" w:date="2026-01-13T15:12:42Z" w:initials="mas">
    <w:p w14:paraId="FDBD0803">
      <w:pPr>
        <w:pStyle w:val="12"/>
        <w:rPr>
          <w:rFonts w:hint="default"/>
          <w:lang w:val="en-US"/>
        </w:rPr>
      </w:pPr>
      <w:r>
        <w:rPr>
          <w:rFonts w:hint="default"/>
          <w:lang w:val="en-US"/>
        </w:rPr>
        <w:t xml:space="preserve">Time entry did not differ between group types. </w:t>
      </w:r>
    </w:p>
    <w:p w14:paraId="87E73926">
      <w:pPr>
        <w:pStyle w:val="12"/>
        <w:rPr>
          <w:rFonts w:hint="default"/>
          <w:lang w:val="en-US"/>
        </w:rPr>
      </w:pPr>
    </w:p>
    <w:p w14:paraId="ECF7DFB8">
      <w:pPr>
        <w:pStyle w:val="12"/>
        <w:rPr>
          <w:rFonts w:hint="default"/>
          <w:lang w:val="en-US"/>
        </w:rPr>
      </w:pPr>
      <w:r>
        <w:rPr>
          <w:rFonts w:hint="default"/>
          <w:lang w:val="en-US"/>
        </w:rPr>
        <w:t>We log transformed time diferences for stats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DBBF8085" w15:done="0"/>
  <w15:commentEx w15:paraId="6CFED2CE" w15:done="0" w15:paraIdParent="DBBF8085"/>
  <w15:commentEx w15:paraId="DFE9C94B" w15:done="0"/>
  <w15:commentEx w15:paraId="ECF7DFB8" w15:done="0" w15:paraIdParent="DFE9C94B"/>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rial">
    <w:panose1 w:val="020B0604020202020204"/>
    <w:charset w:val="86"/>
    <w:family w:val="swiss"/>
    <w:pitch w:val="default"/>
    <w:sig w:usb0="00007A87" w:usb1="80000000" w:usb2="00000008" w:usb3="00000000" w:csb0="400001FF" w:csb1="FFFF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rcelo">
    <w15:presenceInfo w15:providerId="None" w15:userId="marcelo"/>
  </w15:person>
  <w15:person w15:author="Damien Farine">
    <w15:presenceInfo w15:providerId="AD" w15:userId="S::wolf3354@ox.ac.uk::abefb401-7f24-4905-bc7f-69fef111bc98"/>
  </w15:person>
  <w15:person w15:author="GLORIANA CHAVERRI ECHANDI">
    <w15:presenceInfo w15:providerId="AD" w15:userId="S::GLORIANA.CHAVERRI@ucr.ac.cr::4a7c7e28-7d7b-4bfb-99c7-adc806ca74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trackRevisions w:val="1"/>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9D5"/>
    <w:rsid w:val="000218DE"/>
    <w:rsid w:val="00080528"/>
    <w:rsid w:val="00087BC2"/>
    <w:rsid w:val="000901A2"/>
    <w:rsid w:val="000C1B45"/>
    <w:rsid w:val="00110248"/>
    <w:rsid w:val="00121FDB"/>
    <w:rsid w:val="001443B5"/>
    <w:rsid w:val="001C12E7"/>
    <w:rsid w:val="001E012C"/>
    <w:rsid w:val="00276469"/>
    <w:rsid w:val="002C1286"/>
    <w:rsid w:val="002D131A"/>
    <w:rsid w:val="00303D82"/>
    <w:rsid w:val="00317B8F"/>
    <w:rsid w:val="003341F0"/>
    <w:rsid w:val="00354538"/>
    <w:rsid w:val="00373E9C"/>
    <w:rsid w:val="003D211E"/>
    <w:rsid w:val="003F11C8"/>
    <w:rsid w:val="004117C4"/>
    <w:rsid w:val="00425191"/>
    <w:rsid w:val="00443804"/>
    <w:rsid w:val="004E1F88"/>
    <w:rsid w:val="00564700"/>
    <w:rsid w:val="00593082"/>
    <w:rsid w:val="005939D5"/>
    <w:rsid w:val="005C13E1"/>
    <w:rsid w:val="00664760"/>
    <w:rsid w:val="006661F9"/>
    <w:rsid w:val="006A6591"/>
    <w:rsid w:val="006C7625"/>
    <w:rsid w:val="00702AFE"/>
    <w:rsid w:val="00754BBA"/>
    <w:rsid w:val="00794B32"/>
    <w:rsid w:val="007C1050"/>
    <w:rsid w:val="007E78E6"/>
    <w:rsid w:val="00802981"/>
    <w:rsid w:val="00805A67"/>
    <w:rsid w:val="00813C0E"/>
    <w:rsid w:val="00854AC9"/>
    <w:rsid w:val="00866EB5"/>
    <w:rsid w:val="00897D82"/>
    <w:rsid w:val="008D0B20"/>
    <w:rsid w:val="008F0E0F"/>
    <w:rsid w:val="008F2957"/>
    <w:rsid w:val="00916AC7"/>
    <w:rsid w:val="00940130"/>
    <w:rsid w:val="00975E65"/>
    <w:rsid w:val="009773D5"/>
    <w:rsid w:val="009D1CAE"/>
    <w:rsid w:val="00A11675"/>
    <w:rsid w:val="00A44BC5"/>
    <w:rsid w:val="00AB3CD5"/>
    <w:rsid w:val="00AB705E"/>
    <w:rsid w:val="00B01AD1"/>
    <w:rsid w:val="00B76508"/>
    <w:rsid w:val="00BB7C27"/>
    <w:rsid w:val="00BD2359"/>
    <w:rsid w:val="00C13182"/>
    <w:rsid w:val="00CD1254"/>
    <w:rsid w:val="00CD34E3"/>
    <w:rsid w:val="00CD5ECB"/>
    <w:rsid w:val="00CE099B"/>
    <w:rsid w:val="00CF3513"/>
    <w:rsid w:val="00CF507A"/>
    <w:rsid w:val="00CF5155"/>
    <w:rsid w:val="00D016E7"/>
    <w:rsid w:val="00D03A23"/>
    <w:rsid w:val="00D25C6D"/>
    <w:rsid w:val="00D30D3A"/>
    <w:rsid w:val="00D5157F"/>
    <w:rsid w:val="00D70F5C"/>
    <w:rsid w:val="00DB038E"/>
    <w:rsid w:val="00E07493"/>
    <w:rsid w:val="00EB6DDA"/>
    <w:rsid w:val="00F055AF"/>
    <w:rsid w:val="00F149E3"/>
    <w:rsid w:val="00F434E5"/>
    <w:rsid w:val="00F557FE"/>
    <w:rsid w:val="00F734F3"/>
    <w:rsid w:val="00FA58EB"/>
    <w:rsid w:val="00FB5C86"/>
    <w:rsid w:val="775B662F"/>
    <w:rsid w:val="775FC776"/>
    <w:rsid w:val="A72D2061"/>
    <w:rsid w:val="DFCFF11F"/>
    <w:rsid w:val="EFFA999A"/>
    <w:rsid w:val="FDF7061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9"/>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8"/>
    <w:unhideWhenUsed/>
    <w:qFormat/>
    <w:uiPriority w:val="99"/>
    <w:pPr>
      <w:spacing w:line="240" w:lineRule="auto"/>
    </w:pPr>
    <w:rPr>
      <w:sz w:val="20"/>
      <w:szCs w:val="20"/>
    </w:rPr>
  </w:style>
  <w:style w:type="paragraph" w:styleId="13">
    <w:name w:val="annotation subject"/>
    <w:basedOn w:val="12"/>
    <w:next w:val="12"/>
    <w:link w:val="21"/>
    <w:semiHidden/>
    <w:unhideWhenUsed/>
    <w:qFormat/>
    <w:uiPriority w:val="99"/>
    <w:rPr>
      <w:b/>
      <w:bCs/>
    </w:rPr>
  </w:style>
  <w:style w:type="character" w:styleId="14">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5">
    <w:name w:val="Hyperlink"/>
    <w:basedOn w:val="8"/>
    <w:unhideWhenUsed/>
    <w:qFormat/>
    <w:uiPriority w:val="99"/>
    <w:rPr>
      <w:color w:val="0000FF" w:themeColor="hyperlink"/>
      <w:u w:val="single"/>
      <w14:textFill>
        <w14:solidFill>
          <w14:schemeClr w14:val="hlink"/>
        </w14:solidFill>
      </w14:textFill>
    </w:rPr>
  </w:style>
  <w:style w:type="paragraph" w:styleId="16">
    <w:name w:val="Subtitle"/>
    <w:basedOn w:val="1"/>
    <w:next w:val="1"/>
    <w:qFormat/>
    <w:uiPriority w:val="11"/>
    <w:pPr>
      <w:keepNext/>
      <w:keepLines/>
      <w:spacing w:after="320"/>
    </w:pPr>
    <w:rPr>
      <w:color w:val="666666"/>
      <w:sz w:val="30"/>
      <w:szCs w:val="30"/>
    </w:rPr>
  </w:style>
  <w:style w:type="paragraph" w:styleId="17">
    <w:name w:val="Title"/>
    <w:basedOn w:val="1"/>
    <w:next w:val="1"/>
    <w:qFormat/>
    <w:uiPriority w:val="10"/>
    <w:pPr>
      <w:keepNext/>
      <w:keepLines/>
      <w:spacing w:after="60"/>
    </w:pPr>
    <w:rPr>
      <w:sz w:val="52"/>
      <w:szCs w:val="52"/>
    </w:rPr>
  </w:style>
  <w:style w:type="character" w:customStyle="1" w:styleId="18">
    <w:name w:val="Texto comentario Car"/>
    <w:basedOn w:val="8"/>
    <w:link w:val="12"/>
    <w:qFormat/>
    <w:uiPriority w:val="99"/>
    <w:rPr>
      <w:sz w:val="20"/>
      <w:szCs w:val="20"/>
    </w:rPr>
  </w:style>
  <w:style w:type="character" w:customStyle="1" w:styleId="19">
    <w:name w:val="Texto de globo Car"/>
    <w:basedOn w:val="8"/>
    <w:link w:val="10"/>
    <w:semiHidden/>
    <w:qFormat/>
    <w:uiPriority w:val="99"/>
    <w:rPr>
      <w:rFonts w:ascii="Times New Roman" w:hAnsi="Times New Roman" w:cs="Times New Roman"/>
      <w:sz w:val="18"/>
      <w:szCs w:val="18"/>
    </w:rPr>
  </w:style>
  <w:style w:type="character" w:customStyle="1" w:styleId="20">
    <w:name w:val="Unresolved Mention"/>
    <w:basedOn w:val="8"/>
    <w:semiHidden/>
    <w:unhideWhenUsed/>
    <w:qFormat/>
    <w:uiPriority w:val="99"/>
    <w:rPr>
      <w:color w:val="605E5C"/>
      <w:shd w:val="clear" w:color="auto" w:fill="E1DFDD"/>
    </w:rPr>
  </w:style>
  <w:style w:type="character" w:customStyle="1" w:styleId="21">
    <w:name w:val="Asunto del comentario Car"/>
    <w:basedOn w:val="18"/>
    <w:link w:val="13"/>
    <w:semiHidden/>
    <w:qFormat/>
    <w:uiPriority w:val="99"/>
    <w:rPr>
      <w:b/>
      <w:bCs/>
      <w:sz w:val="20"/>
      <w:szCs w:val="20"/>
    </w:rPr>
  </w:style>
  <w:style w:type="paragraph" w:customStyle="1" w:styleId="22">
    <w:name w:val="Revision"/>
    <w:hidden/>
    <w:semiHidden/>
    <w:qFormat/>
    <w:uiPriority w:val="99"/>
    <w:pPr>
      <w:spacing w:line="240" w:lineRule="auto"/>
    </w:pPr>
    <w:rPr>
      <w:rFonts w:ascii="Arial" w:hAnsi="Arial" w:eastAsia="Arial" w:cs="Arial"/>
      <w:sz w:val="22"/>
      <w:szCs w:val="22"/>
      <w:lang w:val="es" w:eastAsia="en-US" w:bidi="ar-SA"/>
    </w:rPr>
  </w:style>
  <w:style w:type="paragraph" w:customStyle="1" w:styleId="23">
    <w:name w:val="Bibliography"/>
    <w:basedOn w:val="1"/>
    <w:next w:val="1"/>
    <w:unhideWhenUsed/>
    <w:qFormat/>
    <w:uiPriority w:val="37"/>
    <w:pPr>
      <w:tabs>
        <w:tab w:val="left" w:pos="504"/>
      </w:tabs>
      <w:spacing w:after="240" w:line="240" w:lineRule="auto"/>
      <w:ind w:left="504" w:hanging="504"/>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15064</Words>
  <Characters>82857</Characters>
  <Lines>690</Lines>
  <Paragraphs>195</Paragraphs>
  <TotalTime>19</TotalTime>
  <ScaleCrop>false</ScaleCrop>
  <LinksUpToDate>false</LinksUpToDate>
  <CharactersWithSpaces>97726</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2025-09-01T10:10:00Z</dcterms:created>
  <dc:creator>Gloriana</dc:creator>
  <cp:lastModifiedBy>marcelo</cp:lastModifiedBy>
  <dcterms:modified xsi:type="dcterms:W3CDTF">2026-01-13T15:16:12Z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id="jkt9qljZ"/&gt;&lt;style id="http://www.zotero.org/styles/science-without-titles" hasBibliography="1" bibliographyStyleHasBeenSet="1"/&gt;&lt;prefs&gt;&lt;pref name="fieldType" value="Field"/&gt;&lt;/prefs&gt;&lt;/data&gt;</vt:lpwstr>
  </property>
  <property fmtid="{D5CDD505-2E9C-101B-9397-08002B2CF9AE}" pid="3" name="KSOProductBuildVer">
    <vt:lpwstr>1033-11.1.0.11719</vt:lpwstr>
  </property>
</Properties>
</file>