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Arial" w:hAnsi="Arial" w:cs="Arial"/>
          <w:lang w:val="en-US"/>
        </w:rPr>
      </w:pPr>
      <w:r>
        <w:rPr>
          <w:rFonts w:hint="default" w:ascii="Arial" w:hAnsi="Arial" w:cs="Arial"/>
          <w:lang w:val="en-US"/>
        </w:rPr>
        <w:t>Dear Editors,</w:t>
      </w:r>
    </w:p>
    <w:p>
      <w:pPr>
        <w:rPr>
          <w:rFonts w:hint="default" w:ascii="Arial" w:hAnsi="Arial" w:cs="Arial"/>
          <w:lang w:val="en-US"/>
        </w:rPr>
      </w:pPr>
      <w:r>
        <w:rPr>
          <w:rFonts w:hint="default" w:ascii="Arial" w:hAnsi="Arial" w:cs="Arial"/>
          <w:lang w:val="en-US"/>
        </w:rPr>
        <w:t>We are pleased to submit our manuscript, “Familiarity enhances coordination and efficiency in complex collective tasks” for consideration as a Research Article in Science.</w:t>
      </w:r>
    </w:p>
    <w:p>
      <w:pPr>
        <w:rPr>
          <w:rFonts w:hint="default" w:ascii="Arial" w:hAnsi="Arial" w:cs="Arial"/>
          <w:lang w:val="en-US"/>
        </w:rPr>
      </w:pPr>
      <w:r>
        <w:rPr>
          <w:rFonts w:hint="default" w:ascii="Arial" w:hAnsi="Arial" w:cs="Arial"/>
          <w:lang w:val="en-US"/>
        </w:rPr>
        <w:t xml:space="preserve">A central </w:t>
      </w:r>
      <w:del w:id="0" w:author="marcelo" w:date="2026-02-11T11:36:47Z">
        <w:r>
          <w:rPr>
            <w:rFonts w:hint="default" w:ascii="Arial" w:hAnsi="Arial" w:cs="Arial"/>
            <w:lang w:val="en-US"/>
          </w:rPr>
          <w:delText xml:space="preserve">puzzle </w:delText>
        </w:r>
      </w:del>
      <w:ins w:id="1" w:author="marcelo" w:date="2026-02-11T11:36:47Z">
        <w:r>
          <w:rPr>
            <w:rFonts w:hint="default" w:ascii="Arial" w:hAnsi="Arial" w:cs="Arial"/>
            <w:lang w:val="en-US"/>
          </w:rPr>
          <w:t>c</w:t>
        </w:r>
      </w:ins>
      <w:ins w:id="2" w:author="marcelo" w:date="2026-02-11T11:36:48Z">
        <w:r>
          <w:rPr>
            <w:rFonts w:hint="default" w:ascii="Arial" w:hAnsi="Arial" w:cs="Arial"/>
            <w:lang w:val="en-US"/>
          </w:rPr>
          <w:t>hal</w:t>
        </w:r>
      </w:ins>
      <w:ins w:id="3" w:author="marcelo" w:date="2026-02-11T11:36:49Z">
        <w:r>
          <w:rPr>
            <w:rFonts w:hint="default" w:ascii="Arial" w:hAnsi="Arial" w:cs="Arial"/>
            <w:lang w:val="en-US"/>
          </w:rPr>
          <w:t>l</w:t>
        </w:r>
      </w:ins>
      <w:ins w:id="4" w:author="marcelo" w:date="2026-02-11T11:36:51Z">
        <w:r>
          <w:rPr>
            <w:rFonts w:hint="default" w:ascii="Arial" w:hAnsi="Arial" w:cs="Arial"/>
            <w:lang w:val="en-US"/>
          </w:rPr>
          <w:t>e</w:t>
        </w:r>
      </w:ins>
      <w:ins w:id="5" w:author="marcelo" w:date="2026-02-11T11:36:49Z">
        <w:r>
          <w:rPr>
            <w:rFonts w:hint="default" w:ascii="Arial" w:hAnsi="Arial" w:cs="Arial"/>
            <w:lang w:val="en-US"/>
          </w:rPr>
          <w:t xml:space="preserve">nge </w:t>
        </w:r>
      </w:ins>
      <w:r>
        <w:rPr>
          <w:rFonts w:hint="default" w:ascii="Arial" w:hAnsi="Arial" w:cs="Arial"/>
          <w:lang w:val="en-US"/>
        </w:rPr>
        <w:t xml:space="preserve">in collective behavior is </w:t>
      </w:r>
      <w:ins w:id="6" w:author="marcelo" w:date="2026-02-11T11:36:56Z">
        <w:r>
          <w:rPr>
            <w:rFonts w:hint="default" w:ascii="Arial" w:hAnsi="Arial" w:cs="Arial"/>
            <w:lang w:val="en-US"/>
          </w:rPr>
          <w:t>u</w:t>
        </w:r>
      </w:ins>
      <w:ins w:id="7" w:author="marcelo" w:date="2026-02-11T11:36:57Z">
        <w:r>
          <w:rPr>
            <w:rFonts w:hint="default" w:ascii="Arial" w:hAnsi="Arial" w:cs="Arial"/>
            <w:lang w:val="en-US"/>
          </w:rPr>
          <w:t>n</w:t>
        </w:r>
      </w:ins>
      <w:ins w:id="8" w:author="marcelo" w:date="2026-02-11T11:36:58Z">
        <w:r>
          <w:rPr>
            <w:rFonts w:hint="default" w:ascii="Arial" w:hAnsi="Arial" w:cs="Arial"/>
            <w:lang w:val="en-US"/>
          </w:rPr>
          <w:t>derst</w:t>
        </w:r>
      </w:ins>
      <w:ins w:id="9" w:author="marcelo" w:date="2026-02-11T11:36:59Z">
        <w:r>
          <w:rPr>
            <w:rFonts w:hint="default" w:ascii="Arial" w:hAnsi="Arial" w:cs="Arial"/>
            <w:lang w:val="en-US"/>
          </w:rPr>
          <w:t>andin</w:t>
        </w:r>
      </w:ins>
      <w:ins w:id="10" w:author="marcelo" w:date="2026-02-11T11:37:00Z">
        <w:r>
          <w:rPr>
            <w:rFonts w:hint="default" w:ascii="Arial" w:hAnsi="Arial" w:cs="Arial"/>
            <w:lang w:val="en-US"/>
          </w:rPr>
          <w:t xml:space="preserve">g </w:t>
        </w:r>
      </w:ins>
      <w:r>
        <w:rPr>
          <w:rFonts w:hint="default" w:ascii="Arial" w:hAnsi="Arial" w:cs="Arial"/>
          <w:lang w:val="en-US"/>
        </w:rPr>
        <w:t>how groups achieve coordinated, efficient performance in complex, real-world tasks. In many systems, impressive collective feats emerge from simple local rules and can occur even when group membership is effectively anonymous.</w:t>
      </w:r>
      <w:del w:id="11" w:author="marcelo" w:date="2026-02-11T11:38:06Z">
        <w:r>
          <w:rPr>
            <w:rFonts w:hint="default" w:ascii="Arial" w:hAnsi="Arial" w:cs="Arial"/>
            <w:lang w:val="en-US"/>
          </w:rPr>
          <w:delText xml:space="preserve"> In contrast, i</w:delText>
        </w:r>
      </w:del>
      <w:ins w:id="12" w:author="marcelo" w:date="2026-02-11T11:38:06Z">
        <w:r>
          <w:rPr>
            <w:rFonts w:hint="default" w:ascii="Arial" w:hAnsi="Arial" w:cs="Arial"/>
            <w:lang w:val="en-US"/>
          </w:rPr>
          <w:t>I</w:t>
        </w:r>
      </w:ins>
      <w:r>
        <w:rPr>
          <w:rFonts w:hint="default" w:ascii="Arial" w:hAnsi="Arial" w:cs="Arial"/>
          <w:lang w:val="en-US"/>
        </w:rPr>
        <w:t>n humans,</w:t>
      </w:r>
      <w:ins w:id="13" w:author="marcelo" w:date="2026-02-11T11:38:07Z">
        <w:r>
          <w:rPr>
            <w:rFonts w:hint="default" w:ascii="Arial" w:hAnsi="Arial" w:cs="Arial"/>
            <w:lang w:val="en-US"/>
          </w:rPr>
          <w:t xml:space="preserve"> </w:t>
        </w:r>
      </w:ins>
      <w:ins w:id="14" w:author="marcelo" w:date="2026-02-11T11:38:08Z">
        <w:r>
          <w:rPr>
            <w:rFonts w:hint="default" w:ascii="Arial" w:hAnsi="Arial" w:cs="Arial"/>
            <w:lang w:val="en-US"/>
          </w:rPr>
          <w:t>however</w:t>
        </w:r>
      </w:ins>
      <w:ins w:id="15" w:author="marcelo" w:date="2026-02-11T11:38:09Z">
        <w:r>
          <w:rPr>
            <w:rFonts w:hint="default" w:ascii="Arial" w:hAnsi="Arial" w:cs="Arial"/>
            <w:lang w:val="en-US"/>
          </w:rPr>
          <w:t>,</w:t>
        </w:r>
      </w:ins>
      <w:r>
        <w:rPr>
          <w:rFonts w:hint="default" w:ascii="Arial" w:hAnsi="Arial" w:cs="Arial"/>
          <w:lang w:val="en-US"/>
        </w:rPr>
        <w:t xml:space="preserve"> stable team membership (“team familiarity”) reliably improves coordination and performance, </w:t>
      </w:r>
      <w:del w:id="16" w:author="marcelo" w:date="2026-02-11T11:39:10Z">
        <w:r>
          <w:rPr>
            <w:rFonts w:hint="default" w:ascii="Arial" w:hAnsi="Arial" w:cs="Arial"/>
            <w:lang w:val="en-US"/>
          </w:rPr>
          <w:delText xml:space="preserve">especially </w:delText>
        </w:r>
      </w:del>
      <w:ins w:id="17" w:author="marcelo" w:date="2026-02-11T11:39:10Z">
        <w:r>
          <w:rPr>
            <w:rFonts w:hint="default" w:ascii="Arial" w:hAnsi="Arial" w:cs="Arial"/>
            <w:lang w:val="en-US"/>
          </w:rPr>
          <w:t>pa</w:t>
        </w:r>
      </w:ins>
      <w:ins w:id="18" w:author="marcelo" w:date="2026-02-11T11:39:11Z">
        <w:r>
          <w:rPr>
            <w:rFonts w:hint="default" w:ascii="Arial" w:hAnsi="Arial" w:cs="Arial"/>
            <w:lang w:val="en-US"/>
          </w:rPr>
          <w:t>rticu</w:t>
        </w:r>
      </w:ins>
      <w:ins w:id="19" w:author="marcelo" w:date="2026-02-11T11:39:12Z">
        <w:r>
          <w:rPr>
            <w:rFonts w:hint="default" w:ascii="Arial" w:hAnsi="Arial" w:cs="Arial"/>
            <w:lang w:val="en-US"/>
          </w:rPr>
          <w:t>lar</w:t>
        </w:r>
      </w:ins>
      <w:ins w:id="20" w:author="marcelo" w:date="2026-02-11T11:39:13Z">
        <w:r>
          <w:rPr>
            <w:rFonts w:hint="default" w:ascii="Arial" w:hAnsi="Arial" w:cs="Arial"/>
            <w:lang w:val="en-US"/>
          </w:rPr>
          <w:t xml:space="preserve">ly </w:t>
        </w:r>
      </w:ins>
      <w:r>
        <w:rPr>
          <w:rFonts w:hint="default" w:ascii="Arial" w:hAnsi="Arial" w:cs="Arial"/>
          <w:lang w:val="en-US"/>
        </w:rPr>
        <w:t xml:space="preserve">when tasks demand tight temporal and spatial alignment and efficient communication. Whether </w:t>
      </w:r>
      <w:ins w:id="21" w:author="marcelo" w:date="2026-02-11T11:40:58Z">
        <w:r>
          <w:rPr>
            <w:rFonts w:hint="default" w:ascii="Arial" w:hAnsi="Arial" w:cs="Arial"/>
            <w:lang w:val="en-US"/>
          </w:rPr>
          <w:t>su</w:t>
        </w:r>
      </w:ins>
      <w:ins w:id="22" w:author="marcelo" w:date="2026-02-11T11:40:59Z">
        <w:r>
          <w:rPr>
            <w:rFonts w:hint="default" w:ascii="Arial" w:hAnsi="Arial" w:cs="Arial"/>
            <w:lang w:val="en-US"/>
          </w:rPr>
          <w:t xml:space="preserve">ch </w:t>
        </w:r>
      </w:ins>
      <w:r>
        <w:rPr>
          <w:rFonts w:hint="default" w:ascii="Arial" w:hAnsi="Arial" w:cs="Arial"/>
          <w:lang w:val="en-US"/>
        </w:rPr>
        <w:t xml:space="preserve">familiarity confers comparable advantages in other animals, particularly in ecologically relevant tasks, remains largely unresolved because familiarity is typically confounded with stable co-movement and </w:t>
      </w:r>
      <w:commentRangeStart w:id="0"/>
      <w:r>
        <w:rPr>
          <w:rFonts w:hint="default" w:ascii="Arial" w:hAnsi="Arial" w:cs="Arial"/>
          <w:lang w:val="en-US"/>
        </w:rPr>
        <w:t>long-term association in the wild</w:t>
      </w:r>
      <w:commentRangeEnd w:id="0"/>
      <w:r>
        <w:commentReference w:id="0"/>
      </w:r>
      <w:r>
        <w:rPr>
          <w:rFonts w:hint="default" w:ascii="Arial" w:hAnsi="Arial" w:cs="Arial"/>
          <w:lang w:val="en-US"/>
        </w:rPr>
        <w:t>.</w:t>
      </w:r>
    </w:p>
    <w:p>
      <w:pPr>
        <w:rPr>
          <w:rFonts w:hint="default" w:ascii="Arial" w:hAnsi="Arial" w:cs="Arial"/>
          <w:lang w:val="en-US"/>
        </w:rPr>
      </w:pPr>
      <w:r>
        <w:rPr>
          <w:rFonts w:hint="default" w:ascii="Arial" w:hAnsi="Arial" w:cs="Arial"/>
          <w:lang w:val="en-US"/>
        </w:rPr>
        <w:t xml:space="preserve">We address this </w:t>
      </w:r>
      <w:del w:id="23" w:author="marcelo" w:date="2026-02-11T11:42:00Z">
        <w:r>
          <w:rPr>
            <w:rFonts w:hint="default" w:ascii="Arial" w:hAnsi="Arial" w:cs="Arial"/>
            <w:lang w:val="en-US"/>
          </w:rPr>
          <w:delText xml:space="preserve">gap </w:delText>
        </w:r>
      </w:del>
      <w:ins w:id="24" w:author="marcelo" w:date="2026-02-11T11:42:00Z">
        <w:r>
          <w:rPr>
            <w:rFonts w:hint="default" w:ascii="Arial" w:hAnsi="Arial" w:cs="Arial"/>
            <w:lang w:val="en-US"/>
          </w:rPr>
          <w:t>q</w:t>
        </w:r>
      </w:ins>
      <w:ins w:id="25" w:author="marcelo" w:date="2026-02-11T11:42:01Z">
        <w:r>
          <w:rPr>
            <w:rFonts w:hint="default" w:ascii="Arial" w:hAnsi="Arial" w:cs="Arial"/>
            <w:lang w:val="en-US"/>
          </w:rPr>
          <w:t>uestion</w:t>
        </w:r>
      </w:ins>
      <w:ins w:id="26" w:author="marcelo" w:date="2026-02-11T11:42:02Z">
        <w:r>
          <w:rPr>
            <w:rFonts w:hint="default" w:ascii="Arial" w:hAnsi="Arial" w:cs="Arial"/>
            <w:lang w:val="en-US"/>
          </w:rPr>
          <w:t xml:space="preserve"> </w:t>
        </w:r>
      </w:ins>
      <w:ins w:id="27" w:author="marcelo" w:date="2026-02-11T11:42:03Z">
        <w:r>
          <w:rPr>
            <w:rFonts w:hint="default" w:ascii="Arial" w:hAnsi="Arial" w:cs="Arial"/>
            <w:lang w:val="en-US"/>
          </w:rPr>
          <w:t xml:space="preserve">using </w:t>
        </w:r>
      </w:ins>
      <w:r>
        <w:rPr>
          <w:rFonts w:hint="default" w:ascii="Arial" w:hAnsi="Arial" w:cs="Arial"/>
          <w:lang w:val="en-US"/>
        </w:rPr>
        <w:t>with an experimentally tractable natural system: Spix’s disc-winged bats (</w:t>
      </w:r>
      <w:r>
        <w:rPr>
          <w:rFonts w:hint="default" w:ascii="Arial" w:hAnsi="Arial" w:cs="Arial"/>
          <w:i/>
          <w:iCs/>
          <w:lang w:val="en-US"/>
        </w:rPr>
        <w:t>Thyroptera tricolor</w:t>
      </w:r>
      <w:r>
        <w:rPr>
          <w:rFonts w:hint="default" w:ascii="Arial" w:hAnsi="Arial" w:cs="Arial"/>
          <w:lang w:val="en-US"/>
        </w:rPr>
        <w:t xml:space="preserve">), which live in small, highly stable groups and must locate a new roost almost daily. This repeated, high-stakes challenge requires the group to (i) maintain spatial cohesion while moving through a cluttered environment, (ii) coordinate vocal signaling without jamming, and (iii) enter the roost in rapid succession, an outcome that can reduce detectability and individual risk. </w:t>
      </w:r>
      <w:del w:id="28" w:author="marcelo" w:date="2026-02-11T11:43:54Z">
        <w:r>
          <w:rPr>
            <w:rFonts w:hint="default" w:ascii="Arial" w:hAnsi="Arial" w:cs="Arial"/>
            <w:lang w:val="en-US"/>
          </w:rPr>
          <w:delText xml:space="preserve">Taking advantage of the fact that </w:delText>
        </w:r>
      </w:del>
      <w:ins w:id="29" w:author="marcelo" w:date="2026-02-11T11:43:54Z">
        <w:r>
          <w:rPr>
            <w:rFonts w:hint="default" w:ascii="Arial" w:hAnsi="Arial" w:cs="Arial"/>
            <w:lang w:val="en-US"/>
          </w:rPr>
          <w:t>A</w:t>
        </w:r>
      </w:ins>
      <w:ins w:id="30" w:author="marcelo" w:date="2026-02-11T11:43:55Z">
        <w:r>
          <w:rPr>
            <w:rFonts w:hint="default" w:ascii="Arial" w:hAnsi="Arial" w:cs="Arial"/>
            <w:lang w:val="en-US"/>
          </w:rPr>
          <w:t xml:space="preserve">s </w:t>
        </w:r>
      </w:ins>
      <w:r>
        <w:rPr>
          <w:rFonts w:hint="default" w:ascii="Arial" w:hAnsi="Arial" w:cs="Arial"/>
          <w:lang w:val="en-US"/>
        </w:rPr>
        <w:t>this natural collective task</w:t>
      </w:r>
      <w:ins w:id="31" w:author="marcelo" w:date="2026-02-11T11:44:03Z">
        <w:r>
          <w:rPr>
            <w:rFonts w:hint="default" w:ascii="Arial" w:hAnsi="Arial" w:cs="Arial"/>
            <w:lang w:val="en-US"/>
          </w:rPr>
          <w:t>s</w:t>
        </w:r>
      </w:ins>
      <w:r>
        <w:rPr>
          <w:rFonts w:hint="default" w:ascii="Arial" w:hAnsi="Arial" w:cs="Arial"/>
          <w:lang w:val="en-US"/>
        </w:rPr>
        <w:t xml:space="preserve"> can be replicated under controlled conditions, we temporarily brought intact wild-caught groups into a large flight cage and compared their performance with experimentally assembled groups of unfamiliar individuals.</w:t>
      </w:r>
    </w:p>
    <w:p>
      <w:pPr>
        <w:rPr>
          <w:rFonts w:hint="default" w:ascii="Arial" w:hAnsi="Arial" w:cs="Arial"/>
          <w:lang w:val="en-US"/>
        </w:rPr>
      </w:pPr>
      <w:r>
        <w:rPr>
          <w:rFonts w:hint="default" w:ascii="Arial" w:hAnsi="Arial" w:cs="Arial"/>
          <w:lang w:val="en-US"/>
        </w:rPr>
        <w:t>Our study provides a rare experimental test of familiarity as a causal driver of collective perfo</w:t>
      </w:r>
      <w:bookmarkStart w:id="0" w:name="_GoBack"/>
      <w:bookmarkEnd w:id="0"/>
      <w:r>
        <w:rPr>
          <w:rFonts w:hint="default" w:ascii="Arial" w:hAnsi="Arial" w:cs="Arial"/>
          <w:lang w:val="en-US"/>
        </w:rPr>
        <w:t xml:space="preserve">rmance in a wild social species while preserving the ecological realism of the task. We quantify three complementary components of coordination that are seldom examined together in one system: (1) movement coordination via 3-D flight trajectory reconstruction, (2) communication coordination via analyses of contact-call production and </w:t>
      </w:r>
      <w:ins w:id="32" w:author="marcelo" w:date="2026-02-11T11:45:02Z">
        <w:r>
          <w:rPr>
            <w:rFonts w:hint="default" w:ascii="Arial" w:hAnsi="Arial" w:cs="Arial"/>
            <w:lang w:val="en-US"/>
          </w:rPr>
          <w:t xml:space="preserve">call </w:t>
        </w:r>
      </w:ins>
      <w:ins w:id="33" w:author="marcelo" w:date="2026-02-11T11:15:00Z">
        <w:r>
          <w:rPr>
            <w:rFonts w:hint="default" w:ascii="Arial" w:hAnsi="Arial" w:cs="Arial"/>
            <w:lang w:val="en-US"/>
          </w:rPr>
          <w:t>temp</w:t>
        </w:r>
      </w:ins>
      <w:ins w:id="34" w:author="marcelo" w:date="2026-02-11T11:15:01Z">
        <w:r>
          <w:rPr>
            <w:rFonts w:hint="default" w:ascii="Arial" w:hAnsi="Arial" w:cs="Arial"/>
            <w:lang w:val="en-US"/>
          </w:rPr>
          <w:t xml:space="preserve">oral </w:t>
        </w:r>
      </w:ins>
      <w:r>
        <w:rPr>
          <w:rFonts w:hint="default" w:ascii="Arial" w:hAnsi="Arial" w:cs="Arial"/>
          <w:lang w:val="en-US"/>
        </w:rPr>
        <w:t xml:space="preserve">overlap, and (3) temporal coordination via roost-entry synchrony. We also build null expectations using </w:t>
      </w:r>
      <w:ins w:id="35" w:author="marcelo" w:date="2026-02-11T11:12:37Z">
        <w:r>
          <w:rPr>
            <w:rFonts w:hint="default" w:ascii="Arial" w:hAnsi="Arial" w:cs="Arial"/>
            <w:lang w:val="en-US"/>
          </w:rPr>
          <w:t>Mont</w:t>
        </w:r>
      </w:ins>
      <w:ins w:id="36" w:author="marcelo" w:date="2026-02-11T11:12:38Z">
        <w:r>
          <w:rPr>
            <w:rFonts w:hint="default" w:ascii="Arial" w:hAnsi="Arial" w:cs="Arial"/>
            <w:lang w:val="en-US"/>
          </w:rPr>
          <w:t>e</w:t>
        </w:r>
      </w:ins>
      <w:ins w:id="37" w:author="marcelo" w:date="2026-02-11T11:12:40Z">
        <w:r>
          <w:rPr>
            <w:rFonts w:hint="default" w:ascii="Arial" w:hAnsi="Arial" w:cs="Arial"/>
            <w:lang w:val="en-US"/>
          </w:rPr>
          <w:t xml:space="preserve"> </w:t>
        </w:r>
      </w:ins>
      <w:ins w:id="38" w:author="marcelo" w:date="2026-02-11T11:12:41Z">
        <w:r>
          <w:rPr>
            <w:rFonts w:hint="default" w:ascii="Arial" w:hAnsi="Arial" w:cs="Arial"/>
            <w:lang w:val="en-US"/>
          </w:rPr>
          <w:t>Carlo</w:t>
        </w:r>
      </w:ins>
      <w:ins w:id="39" w:author="marcelo" w:date="2026-02-11T11:12:43Z">
        <w:r>
          <w:rPr>
            <w:rFonts w:hint="default" w:ascii="Arial" w:hAnsi="Arial" w:cs="Arial"/>
            <w:lang w:val="en-US"/>
          </w:rPr>
          <w:t xml:space="preserve"> </w:t>
        </w:r>
      </w:ins>
      <w:del w:id="40" w:author="marcelo" w:date="2026-02-11T11:12:46Z">
        <w:r>
          <w:rPr>
            <w:rFonts w:hint="default" w:ascii="Arial" w:hAnsi="Arial" w:cs="Arial"/>
            <w:lang w:val="en-US"/>
          </w:rPr>
          <w:delText>simulated groups</w:delText>
        </w:r>
      </w:del>
      <w:ins w:id="41" w:author="marcelo" w:date="2026-02-11T11:12:46Z">
        <w:r>
          <w:rPr>
            <w:rFonts w:hint="default" w:ascii="Arial" w:hAnsi="Arial" w:cs="Arial"/>
            <w:lang w:val="en-US"/>
          </w:rPr>
          <w:t>simu</w:t>
        </w:r>
      </w:ins>
      <w:ins w:id="42" w:author="marcelo" w:date="2026-02-11T11:12:47Z">
        <w:r>
          <w:rPr>
            <w:rFonts w:hint="default" w:ascii="Arial" w:hAnsi="Arial" w:cs="Arial"/>
            <w:lang w:val="en-US"/>
          </w:rPr>
          <w:t>lations</w:t>
        </w:r>
      </w:ins>
      <w:r>
        <w:rPr>
          <w:rFonts w:hint="default" w:ascii="Arial" w:hAnsi="Arial" w:cs="Arial"/>
          <w:lang w:val="en-US"/>
        </w:rPr>
        <w:t>, allowing us to disentangle improvements due to grouping per se from additional gains that arise specifically from familiarity.</w:t>
      </w:r>
    </w:p>
    <w:p>
      <w:pPr>
        <w:rPr>
          <w:rFonts w:hint="default" w:ascii="Arial" w:hAnsi="Arial" w:cs="Arial"/>
          <w:lang w:val="en-US"/>
        </w:rPr>
      </w:pPr>
      <w:ins w:id="43" w:author="marcelo" w:date="2026-02-11T11:45:36Z">
        <w:r>
          <w:rPr>
            <w:rFonts w:hint="default" w:ascii="Arial" w:hAnsi="Arial" w:cs="Arial"/>
            <w:lang w:val="en-US"/>
            <w:rPrChange w:id="44" w:author="marcelo" w:date="2026-02-11T11:45:36Z">
              <w:rPr>
                <w:rFonts w:hint="default"/>
              </w:rPr>
            </w:rPrChange>
          </w:rPr>
          <w:t>Unfamiliar groups often exceeded null expectations, indicating that coordination can emerge spontaneously in collective contexts</w:t>
        </w:r>
      </w:ins>
      <w:ins w:id="46" w:author="marcelo" w:date="2026-02-11T11:22:14Z">
        <w:r>
          <w:rPr>
            <w:rFonts w:hint="default" w:ascii="Arial" w:hAnsi="Arial" w:cs="Arial"/>
            <w:lang w:val="en-US"/>
          </w:rPr>
          <w:t xml:space="preserve"> </w:t>
        </w:r>
      </w:ins>
      <w:ins w:id="47" w:author="marcelo" w:date="2026-02-11T11:25:23Z">
        <w:r>
          <w:rPr>
            <w:rFonts w:hint="default" w:ascii="Arial" w:hAnsi="Arial" w:cs="Arial"/>
            <w:lang w:val="en-US"/>
          </w:rPr>
          <w:t>Ye</w:t>
        </w:r>
      </w:ins>
      <w:ins w:id="48" w:author="marcelo" w:date="2026-02-11T11:25:24Z">
        <w:r>
          <w:rPr>
            <w:rFonts w:hint="default" w:ascii="Arial" w:hAnsi="Arial" w:cs="Arial"/>
            <w:lang w:val="en-US"/>
          </w:rPr>
          <w:t>t</w:t>
        </w:r>
      </w:ins>
      <w:ins w:id="49" w:author="marcelo" w:date="2026-02-11T11:22:17Z">
        <w:r>
          <w:rPr>
            <w:rFonts w:hint="default" w:ascii="Arial" w:hAnsi="Arial" w:cs="Arial"/>
            <w:lang w:val="en-US"/>
          </w:rPr>
          <w:t xml:space="preserve">, </w:t>
        </w:r>
      </w:ins>
      <w:ins w:id="50" w:author="marcelo" w:date="2026-02-11T11:22:21Z">
        <w:r>
          <w:rPr>
            <w:rFonts w:hint="default" w:ascii="Arial" w:hAnsi="Arial" w:cs="Arial"/>
            <w:lang w:val="en-US"/>
          </w:rPr>
          <w:t>a</w:t>
        </w:r>
      </w:ins>
      <w:del w:id="51" w:author="marcelo" w:date="2026-02-11T11:22:21Z">
        <w:r>
          <w:rPr>
            <w:rFonts w:hint="default" w:ascii="Arial" w:hAnsi="Arial" w:cs="Arial"/>
            <w:lang w:val="en-US"/>
          </w:rPr>
          <w:delText>A</w:delText>
        </w:r>
      </w:del>
      <w:r>
        <w:rPr>
          <w:rFonts w:hint="default" w:ascii="Arial" w:hAnsi="Arial" w:cs="Arial"/>
          <w:lang w:val="en-US"/>
        </w:rPr>
        <w:t>cross all three domains, familiar groups consistently outperformed unfamiliar groups. Familiar bats flew closer together, entered roosts in tighter synchrony, and—while minimizing call overlap—collectively produced a richer acoustic stream than unfamiliar groups. In other words, grouping already yields substantial benefits, but stable membership yields an additional, measurable boost in coordination and efficiency.</w:t>
      </w:r>
    </w:p>
    <w:p>
      <w:pPr>
        <w:rPr>
          <w:rFonts w:hint="default" w:ascii="Arial" w:hAnsi="Arial" w:cs="Arial"/>
          <w:lang w:val="en-US"/>
        </w:rPr>
      </w:pPr>
      <w:r>
        <w:rPr>
          <w:rFonts w:hint="default" w:ascii="Arial" w:hAnsi="Arial" w:cs="Arial"/>
          <w:lang w:val="en-US"/>
        </w:rPr>
        <w:t xml:space="preserve">These results </w:t>
      </w:r>
      <w:commentRangeStart w:id="1"/>
      <w:r>
        <w:rPr>
          <w:rFonts w:hint="default" w:ascii="Arial" w:hAnsi="Arial" w:cs="Arial"/>
          <w:lang w:val="en-US"/>
        </w:rPr>
        <w:t xml:space="preserve">establish </w:t>
      </w:r>
      <w:commentRangeEnd w:id="1"/>
      <w:r>
        <w:commentReference w:id="1"/>
      </w:r>
      <w:r>
        <w:rPr>
          <w:rFonts w:hint="default" w:ascii="Arial" w:hAnsi="Arial" w:cs="Arial"/>
          <w:lang w:val="en-US"/>
        </w:rPr>
        <w:t>familiarity as a general, mechanistic contributor to collective success beyond humans. They also identify a powerful route by which stable social structure can translate into functional advantages: familiar groups can coordinate both movement and signaling more effectively, improving performance in a recurrent ecological challenge. Because coordinated collective movement and communication underpin many processes across taxa, ranging from predator avoidance to reproductive coordination and migration, our findings have broad implications for behavioral ecology, collective behavior, and the evolution of social stability.</w:t>
      </w:r>
    </w:p>
    <w:p>
      <w:pPr>
        <w:rPr>
          <w:rFonts w:hint="default" w:ascii="Arial" w:hAnsi="Arial" w:cs="Arial"/>
          <w:lang w:val="en-US"/>
        </w:rPr>
      </w:pPr>
    </w:p>
    <w:p>
      <w:pPr>
        <w:rPr>
          <w:rFonts w:hint="default" w:ascii="Arial" w:hAnsi="Arial" w:cs="Arial"/>
          <w:lang w:val="en-US"/>
        </w:rPr>
      </w:pPr>
      <w:r>
        <w:rPr>
          <w:rFonts w:hint="default" w:ascii="Arial" w:hAnsi="Arial" w:cs="Arial"/>
          <w:lang w:val="en-US"/>
        </w:rPr>
        <w:t>We confirm that this work is original, has not been published previously, and is not under consideration elsewhere. We have included all relevant methodological details and analyses in the Supplementary Materials.</w:t>
      </w:r>
    </w:p>
    <w:p>
      <w:pPr>
        <w:rPr>
          <w:rFonts w:hint="default" w:ascii="Arial" w:hAnsi="Arial" w:cs="Arial"/>
          <w:lang w:val="en-US"/>
        </w:rPr>
      </w:pPr>
      <w:r>
        <w:rPr>
          <w:rFonts w:hint="default" w:ascii="Arial" w:hAnsi="Arial" w:cs="Arial"/>
          <w:lang w:val="en-US"/>
        </w:rPr>
        <w:t>Thank you for your consideration. We would be delighted to provide any additional information that would help with editorial assessment.</w:t>
      </w:r>
    </w:p>
    <w:p>
      <w:pPr>
        <w:rPr>
          <w:rFonts w:hint="default" w:ascii="Arial" w:hAnsi="Arial" w:cs="Arial"/>
        </w:rPr>
      </w:pPr>
      <w:r>
        <w:rPr>
          <w:rFonts w:hint="default" w:ascii="Arial" w:hAnsi="Arial" w:cs="Arial"/>
          <w:lang w:val="en-US"/>
        </w:rPr>
        <w:t>Sincerely,</w:t>
      </w:r>
    </w:p>
    <w:sectPr>
      <w:pgSz w:w="11906" w:h="16838"/>
      <w:pgMar w:top="1417" w:right="1701" w:bottom="1417"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arcelo" w:date="2026-02-11T11:11:09Z" w:initials="mas">
    <w:p w14:paraId="471B78CD">
      <w:pPr>
        <w:pStyle w:val="13"/>
        <w:rPr>
          <w:rFonts w:hint="default"/>
          <w:lang w:val="en-US"/>
        </w:rPr>
      </w:pPr>
      <w:r>
        <w:rPr>
          <w:rFonts w:hint="default"/>
          <w:lang w:val="en-US"/>
        </w:rPr>
        <w:t>I am a bit confused about how this is different from what we determined as familiarity</w:t>
      </w:r>
    </w:p>
  </w:comment>
  <w:comment w:id="1" w:author="marcelo" w:date="2026-02-11T11:28:14Z" w:initials="mas">
    <w:p w14:paraId="7BD787C6">
      <w:pPr>
        <w:pStyle w:val="13"/>
        <w:rPr>
          <w:rFonts w:hint="default" w:ascii="Arial" w:hAnsi="Arial" w:cs="Arial"/>
          <w:lang w:val="en-US"/>
        </w:rPr>
      </w:pPr>
      <w:r>
        <w:rPr>
          <w:rFonts w:hint="default" w:ascii="Arial" w:hAnsi="Arial" w:cs="Arial"/>
          <w:lang w:val="en-US"/>
        </w:rPr>
        <w:t>un poco fuerte. tal vez algo como:</w:t>
      </w:r>
      <w:r>
        <w:rPr>
          <w:rFonts w:hint="default" w:ascii="Arial" w:hAnsi="Arial" w:cs="Arial"/>
          <w:lang w:val="en-US"/>
        </w:rPr>
        <w:br w:type="textWrapping"/>
      </w:r>
      <w:r>
        <w:rPr>
          <w:rFonts w:hint="default" w:ascii="Arial" w:hAnsi="Arial" w:cs="Arial"/>
          <w:lang w:val="en-US"/>
        </w:rPr>
        <w:t>- These findings advance the view that familiarity is a general...</w:t>
      </w:r>
    </w:p>
    <w:p w14:paraId="77DD2980">
      <w:pPr>
        <w:pStyle w:val="13"/>
        <w:rPr>
          <w:rFonts w:hint="default" w:ascii="Arial" w:hAnsi="Arial" w:cs="Arial"/>
          <w:lang w:val="en-US"/>
        </w:rPr>
      </w:pPr>
      <w:r>
        <w:rPr>
          <w:rFonts w:hint="default" w:ascii="Arial" w:hAnsi="Arial" w:cs="Arial"/>
          <w:lang w:val="en-US"/>
        </w:rPr>
        <w:t>- These results provide strong experimental evidence that familiarity enhances collective success beyond humans.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71B78CD" w15:done="0"/>
  <w15:commentEx w15:paraId="77DD298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Droid Sans Fallback"/>
    <w:panose1 w:val="00000000000000000000"/>
    <w:charset w:val="86"/>
    <w:family w:val="auto"/>
    <w:pitch w:val="default"/>
    <w:sig w:usb0="00000000" w:usb1="00000000" w:usb2="00000000" w:usb3="00000000" w:csb0="00000000" w:csb1="00000000"/>
  </w:font>
  <w:font w:name="Comfortaa Light">
    <w:panose1 w:val="00000400000000000000"/>
    <w:charset w:val="00"/>
    <w:family w:val="auto"/>
    <w:pitch w:val="default"/>
    <w:sig w:usb0="20000287" w:usb1="00000002" w:usb2="00000000" w:usb3="00000000" w:csb0="2000019F" w:csb1="00000000"/>
  </w:font>
  <w:font w:name="等线 Light">
    <w:altName w:val="Comfortaa Light"/>
    <w:panose1 w:val="00000000000000000000"/>
    <w:charset w:val="00"/>
    <w:family w:val="auto"/>
    <w:pitch w:val="default"/>
    <w:sig w:usb0="00000000" w:usb1="00000000" w:usb2="00000000" w:usb3="00000000" w:csb0="00000000" w:csb1="00000000"/>
  </w:font>
  <w:font w:name="等线">
    <w:altName w:val="Comfortaa Ligh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rcelo">
    <w15:presenceInfo w15:providerId="None" w15:userId="marce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0"/>
  <w:bordersDoNotSurroundFooter w:val="0"/>
  <w:trackRevisions w:val="1"/>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CD0"/>
    <w:rsid w:val="000F3CD0"/>
    <w:rsid w:val="00555A4C"/>
    <w:rsid w:val="0055625E"/>
    <w:rsid w:val="00D17D8B"/>
    <w:rsid w:val="00F469E6"/>
    <w:rsid w:val="E5EF5DD5"/>
    <w:rsid w:val="E7BF2D8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annotation text"/>
    <w:basedOn w:val="1"/>
    <w:semiHidden/>
    <w:unhideWhenUsed/>
    <w:qFormat/>
    <w:uiPriority w:val="99"/>
    <w:pPr>
      <w:jc w:val="left"/>
    </w:p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Título 1 C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Título 2 C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Título 3 Car"/>
    <w:basedOn w:val="11"/>
    <w:link w:val="4"/>
    <w:semiHidden/>
    <w:qFormat/>
    <w:uiPriority w:val="9"/>
    <w:rPr>
      <w:rFonts w:eastAsiaTheme="majorEastAsia" w:cstheme="majorBidi"/>
      <w:color w:val="104862" w:themeColor="accent1" w:themeShade="BF"/>
      <w:sz w:val="28"/>
      <w:szCs w:val="28"/>
    </w:rPr>
  </w:style>
  <w:style w:type="character" w:customStyle="1" w:styleId="19">
    <w:name w:val="Título 4 Car"/>
    <w:basedOn w:val="11"/>
    <w:link w:val="5"/>
    <w:semiHidden/>
    <w:qFormat/>
    <w:uiPriority w:val="9"/>
    <w:rPr>
      <w:rFonts w:eastAsiaTheme="majorEastAsia" w:cstheme="majorBidi"/>
      <w:i/>
      <w:iCs/>
      <w:color w:val="104862" w:themeColor="accent1" w:themeShade="BF"/>
    </w:rPr>
  </w:style>
  <w:style w:type="character" w:customStyle="1" w:styleId="20">
    <w:name w:val="Título 5 Car"/>
    <w:basedOn w:val="11"/>
    <w:link w:val="6"/>
    <w:semiHidden/>
    <w:qFormat/>
    <w:uiPriority w:val="9"/>
    <w:rPr>
      <w:rFonts w:eastAsiaTheme="majorEastAsia" w:cstheme="majorBidi"/>
      <w:color w:val="104862" w:themeColor="accent1" w:themeShade="BF"/>
    </w:rPr>
  </w:style>
  <w:style w:type="character" w:customStyle="1" w:styleId="21">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ítulo C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ítulo C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Cita C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Cita destacada C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582</Words>
  <Characters>3219</Characters>
  <Lines>48</Lines>
  <Paragraphs>18</Paragraphs>
  <TotalTime>23</TotalTime>
  <ScaleCrop>false</ScaleCrop>
  <LinksUpToDate>false</LinksUpToDate>
  <CharactersWithSpaces>3783</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2026-02-10T05:01:00Z</dcterms:created>
  <dc:creator>GLORIANA CHAVERRI ECHANDI</dc:creator>
  <cp:lastModifiedBy>marcelo</cp:lastModifiedBy>
  <dcterms:modified xsi:type="dcterms:W3CDTF">2026-02-11T11:46:49Z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