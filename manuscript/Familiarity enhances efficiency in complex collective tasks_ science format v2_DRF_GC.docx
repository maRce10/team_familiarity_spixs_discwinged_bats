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3A67C" w14:textId="1096FEBB" w:rsidR="00805A67" w:rsidRPr="00805A67" w:rsidRDefault="00805A67" w:rsidP="003341F0">
      <w:pPr>
        <w:rPr>
          <w:rFonts w:ascii="Times New Roman" w:eastAsia="Times New Roman" w:hAnsi="Times New Roman" w:cs="Times New Roman"/>
          <w:b/>
          <w:sz w:val="24"/>
          <w:szCs w:val="24"/>
          <w:lang w:val="en-GB"/>
        </w:rPr>
      </w:pPr>
      <w:r w:rsidRPr="00805A67">
        <w:rPr>
          <w:rFonts w:ascii="Times New Roman" w:eastAsia="Times New Roman" w:hAnsi="Times New Roman" w:cs="Times New Roman"/>
          <w:b/>
          <w:sz w:val="24"/>
          <w:szCs w:val="24"/>
          <w:lang w:val="en-GB"/>
        </w:rPr>
        <w:t>Familiarity enhances coordination and efficiency in complex collective tasks</w:t>
      </w:r>
    </w:p>
    <w:p w14:paraId="78D6A3AF" w14:textId="77777777" w:rsidR="00805A67" w:rsidRDefault="00805A67" w:rsidP="003341F0">
      <w:pPr>
        <w:rPr>
          <w:rFonts w:ascii="Times New Roman" w:eastAsia="Times New Roman" w:hAnsi="Times New Roman" w:cs="Times New Roman"/>
          <w:sz w:val="24"/>
          <w:szCs w:val="24"/>
          <w:lang w:val="en-GB"/>
        </w:rPr>
      </w:pPr>
    </w:p>
    <w:p w14:paraId="3C7FCE47" w14:textId="0F81A74F" w:rsidR="009773D5" w:rsidDel="008F2957" w:rsidRDefault="00805A67" w:rsidP="003341F0">
      <w:pPr>
        <w:rPr>
          <w:del w:id="0" w:author="GLORIANA CHAVERRI ECHANDI" w:date="2025-08-29T15:36:00Z" w16du:dateUtc="2025-08-29T21:36:00Z"/>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Animals can express remarkable collective behaviours</w:t>
      </w:r>
      <w:ins w:id="1" w:author="GLORIANA CHAVERRI ECHANDI" w:date="2025-08-29T15:27:00Z" w16du:dateUtc="2025-08-29T21:27:00Z">
        <w:r w:rsidR="009773D5">
          <w:rPr>
            <w:rFonts w:ascii="Times New Roman" w:eastAsia="Times New Roman" w:hAnsi="Times New Roman" w:cs="Times New Roman"/>
            <w:sz w:val="24"/>
            <w:szCs w:val="24"/>
            <w:lang w:val="en-GB"/>
          </w:rPr>
          <w:t xml:space="preserve">, </w:t>
        </w:r>
      </w:ins>
      <w:ins w:id="2" w:author="GLORIANA CHAVERRI ECHANDI" w:date="2025-08-29T15:39:00Z">
        <w:r w:rsidR="008F2957" w:rsidRPr="008F2957">
          <w:rPr>
            <w:rFonts w:ascii="Times New Roman" w:eastAsia="Times New Roman" w:hAnsi="Times New Roman" w:cs="Times New Roman"/>
            <w:sz w:val="24"/>
            <w:szCs w:val="24"/>
            <w:lang w:val="en-US"/>
            <w:rPrChange w:id="3" w:author="GLORIANA CHAVERRI ECHANDI" w:date="2025-08-29T15:39:00Z" w16du:dateUtc="2025-08-29T21:39:00Z">
              <w:rPr>
                <w:rFonts w:ascii="Times New Roman" w:eastAsia="Times New Roman" w:hAnsi="Times New Roman" w:cs="Times New Roman"/>
                <w:sz w:val="24"/>
                <w:szCs w:val="24"/>
              </w:rPr>
            </w:rPrChange>
          </w:rPr>
          <w:t>such as ants linking their bodies to form living bridges</w:t>
        </w:r>
      </w:ins>
      <w:ins w:id="4" w:author="GLORIANA CHAVERRI ECHANDI" w:date="2025-08-29T15:45:00Z" w16du:dateUtc="2025-08-29T21:45:00Z">
        <w:r w:rsidR="00A44BC5">
          <w:rPr>
            <w:rFonts w:ascii="Times New Roman" w:eastAsia="Times New Roman" w:hAnsi="Times New Roman" w:cs="Times New Roman"/>
            <w:sz w:val="24"/>
            <w:szCs w:val="24"/>
            <w:lang w:val="en-US"/>
          </w:rPr>
          <w:t xml:space="preserve"> </w:t>
        </w:r>
        <w:r w:rsidR="00A44BC5">
          <w:rPr>
            <w:rFonts w:ascii="Times New Roman" w:eastAsia="Times New Roman" w:hAnsi="Times New Roman" w:cs="Times New Roman"/>
            <w:sz w:val="24"/>
            <w:szCs w:val="24"/>
            <w:lang w:val="en-GB"/>
          </w:rPr>
          <w:t>[</w:t>
        </w:r>
        <w:commentRangeStart w:id="5"/>
        <w:r w:rsidR="00A44BC5">
          <w:rPr>
            <w:rFonts w:ascii="Times New Roman" w:eastAsia="Times New Roman" w:hAnsi="Times New Roman" w:cs="Times New Roman"/>
            <w:sz w:val="24"/>
            <w:szCs w:val="24"/>
            <w:lang w:val="en-GB"/>
          </w:rPr>
          <w:t>CITE</w:t>
        </w:r>
      </w:ins>
      <w:commentRangeEnd w:id="5"/>
      <w:ins w:id="6" w:author="GLORIANA CHAVERRI ECHANDI" w:date="2025-08-29T17:12:00Z" w16du:dateUtc="2025-08-29T23:12:00Z">
        <w:r w:rsidR="004117C4">
          <w:rPr>
            <w:rStyle w:val="Refdecomentario"/>
          </w:rPr>
          <w:commentReference w:id="5"/>
        </w:r>
      </w:ins>
      <w:ins w:id="7" w:author="GLORIANA CHAVERRI ECHANDI" w:date="2025-08-29T15:45:00Z" w16du:dateUtc="2025-08-29T21:45:00Z">
        <w:r w:rsidR="00A44BC5">
          <w:rPr>
            <w:rFonts w:ascii="Times New Roman" w:eastAsia="Times New Roman" w:hAnsi="Times New Roman" w:cs="Times New Roman"/>
            <w:sz w:val="24"/>
            <w:szCs w:val="24"/>
            <w:lang w:val="en-GB"/>
          </w:rPr>
          <w:t>]</w:t>
        </w:r>
      </w:ins>
      <w:ins w:id="8" w:author="GLORIANA CHAVERRI ECHANDI" w:date="2025-08-29T15:39:00Z">
        <w:r w:rsidR="008F2957" w:rsidRPr="008F2957">
          <w:rPr>
            <w:rFonts w:ascii="Times New Roman" w:eastAsia="Times New Roman" w:hAnsi="Times New Roman" w:cs="Times New Roman"/>
            <w:sz w:val="24"/>
            <w:szCs w:val="24"/>
            <w:lang w:val="en-US"/>
            <w:rPrChange w:id="9" w:author="GLORIANA CHAVERRI ECHANDI" w:date="2025-08-29T15:39:00Z" w16du:dateUtc="2025-08-29T21:39:00Z">
              <w:rPr>
                <w:rFonts w:ascii="Times New Roman" w:eastAsia="Times New Roman" w:hAnsi="Times New Roman" w:cs="Times New Roman"/>
                <w:sz w:val="24"/>
                <w:szCs w:val="24"/>
              </w:rPr>
            </w:rPrChange>
          </w:rPr>
          <w:t xml:space="preserve">, honeybee swarms reaching consensus on </w:t>
        </w:r>
      </w:ins>
      <w:ins w:id="10" w:author="GLORIANA CHAVERRI ECHANDI" w:date="2025-08-29T17:19:00Z" w16du:dateUtc="2025-08-29T23:19:00Z">
        <w:r w:rsidR="004117C4">
          <w:rPr>
            <w:rFonts w:ascii="Times New Roman" w:eastAsia="Times New Roman" w:hAnsi="Times New Roman" w:cs="Times New Roman"/>
            <w:sz w:val="24"/>
            <w:szCs w:val="24"/>
            <w:lang w:val="en-US"/>
          </w:rPr>
          <w:t xml:space="preserve">the location of </w:t>
        </w:r>
      </w:ins>
      <w:ins w:id="11" w:author="GLORIANA CHAVERRI ECHANDI" w:date="2025-08-29T15:39:00Z">
        <w:r w:rsidR="008F2957" w:rsidRPr="008F2957">
          <w:rPr>
            <w:rFonts w:ascii="Times New Roman" w:eastAsia="Times New Roman" w:hAnsi="Times New Roman" w:cs="Times New Roman"/>
            <w:sz w:val="24"/>
            <w:szCs w:val="24"/>
            <w:lang w:val="en-US"/>
            <w:rPrChange w:id="12" w:author="GLORIANA CHAVERRI ECHANDI" w:date="2025-08-29T15:39:00Z" w16du:dateUtc="2025-08-29T21:39:00Z">
              <w:rPr>
                <w:rFonts w:ascii="Times New Roman" w:eastAsia="Times New Roman" w:hAnsi="Times New Roman" w:cs="Times New Roman"/>
                <w:sz w:val="24"/>
                <w:szCs w:val="24"/>
              </w:rPr>
            </w:rPrChange>
          </w:rPr>
          <w:t>a new nest site</w:t>
        </w:r>
      </w:ins>
      <w:ins w:id="13" w:author="GLORIANA CHAVERRI ECHANDI" w:date="2025-08-29T15:45:00Z" w16du:dateUtc="2025-08-29T21:45:00Z">
        <w:r w:rsidR="00A44BC5">
          <w:rPr>
            <w:rFonts w:ascii="Times New Roman" w:eastAsia="Times New Roman" w:hAnsi="Times New Roman" w:cs="Times New Roman"/>
            <w:sz w:val="24"/>
            <w:szCs w:val="24"/>
            <w:lang w:val="en-US"/>
          </w:rPr>
          <w:t xml:space="preserve"> </w:t>
        </w:r>
        <w:r w:rsidR="00A44BC5">
          <w:rPr>
            <w:rFonts w:ascii="Times New Roman" w:eastAsia="Times New Roman" w:hAnsi="Times New Roman" w:cs="Times New Roman"/>
            <w:sz w:val="24"/>
            <w:szCs w:val="24"/>
            <w:lang w:val="en-GB"/>
          </w:rPr>
          <w:t>[</w:t>
        </w:r>
        <w:commentRangeStart w:id="14"/>
        <w:r w:rsidR="00A44BC5">
          <w:rPr>
            <w:rFonts w:ascii="Times New Roman" w:eastAsia="Times New Roman" w:hAnsi="Times New Roman" w:cs="Times New Roman"/>
            <w:sz w:val="24"/>
            <w:szCs w:val="24"/>
            <w:lang w:val="en-GB"/>
          </w:rPr>
          <w:t>CITE</w:t>
        </w:r>
      </w:ins>
      <w:commentRangeEnd w:id="14"/>
      <w:ins w:id="15" w:author="GLORIANA CHAVERRI ECHANDI" w:date="2025-08-29T17:16:00Z" w16du:dateUtc="2025-08-29T23:16:00Z">
        <w:r w:rsidR="004117C4">
          <w:rPr>
            <w:rStyle w:val="Refdecomentario"/>
          </w:rPr>
          <w:commentReference w:id="14"/>
        </w:r>
      </w:ins>
      <w:ins w:id="16" w:author="GLORIANA CHAVERRI ECHANDI" w:date="2025-08-29T15:45:00Z" w16du:dateUtc="2025-08-29T21:45:00Z">
        <w:r w:rsidR="00A44BC5">
          <w:rPr>
            <w:rFonts w:ascii="Times New Roman" w:eastAsia="Times New Roman" w:hAnsi="Times New Roman" w:cs="Times New Roman"/>
            <w:sz w:val="24"/>
            <w:szCs w:val="24"/>
            <w:lang w:val="en-GB"/>
          </w:rPr>
          <w:t>]</w:t>
        </w:r>
      </w:ins>
      <w:ins w:id="17" w:author="GLORIANA CHAVERRI ECHANDI" w:date="2025-08-29T15:39:00Z">
        <w:r w:rsidR="008F2957" w:rsidRPr="008F2957">
          <w:rPr>
            <w:rFonts w:ascii="Times New Roman" w:eastAsia="Times New Roman" w:hAnsi="Times New Roman" w:cs="Times New Roman"/>
            <w:sz w:val="24"/>
            <w:szCs w:val="24"/>
            <w:lang w:val="en-US"/>
            <w:rPrChange w:id="18" w:author="GLORIANA CHAVERRI ECHANDI" w:date="2025-08-29T15:39:00Z" w16du:dateUtc="2025-08-29T21:39:00Z">
              <w:rPr>
                <w:rFonts w:ascii="Times New Roman" w:eastAsia="Times New Roman" w:hAnsi="Times New Roman" w:cs="Times New Roman"/>
                <w:sz w:val="24"/>
                <w:szCs w:val="24"/>
              </w:rPr>
            </w:rPrChange>
          </w:rPr>
          <w:t>, or predators coordinating group hunts</w:t>
        </w:r>
      </w:ins>
      <w:ins w:id="19" w:author="GLORIANA CHAVERRI ECHANDI" w:date="2025-08-29T15:45:00Z" w16du:dateUtc="2025-08-29T21:45:00Z">
        <w:r w:rsidR="00A44BC5">
          <w:rPr>
            <w:rFonts w:ascii="Times New Roman" w:eastAsia="Times New Roman" w:hAnsi="Times New Roman" w:cs="Times New Roman"/>
            <w:sz w:val="24"/>
            <w:szCs w:val="24"/>
            <w:lang w:val="en-US"/>
          </w:rPr>
          <w:t xml:space="preserve"> </w:t>
        </w:r>
        <w:r w:rsidR="00A44BC5">
          <w:rPr>
            <w:rFonts w:ascii="Times New Roman" w:eastAsia="Times New Roman" w:hAnsi="Times New Roman" w:cs="Times New Roman"/>
            <w:sz w:val="24"/>
            <w:szCs w:val="24"/>
            <w:lang w:val="en-GB"/>
          </w:rPr>
          <w:t>[</w:t>
        </w:r>
        <w:commentRangeStart w:id="20"/>
        <w:r w:rsidR="00A44BC5">
          <w:rPr>
            <w:rFonts w:ascii="Times New Roman" w:eastAsia="Times New Roman" w:hAnsi="Times New Roman" w:cs="Times New Roman"/>
            <w:sz w:val="24"/>
            <w:szCs w:val="24"/>
            <w:lang w:val="en-GB"/>
          </w:rPr>
          <w:t>CITE</w:t>
        </w:r>
      </w:ins>
      <w:commentRangeEnd w:id="20"/>
      <w:ins w:id="21" w:author="GLORIANA CHAVERRI ECHANDI" w:date="2025-08-29T17:17:00Z" w16du:dateUtc="2025-08-29T23:17:00Z">
        <w:r w:rsidR="004117C4">
          <w:rPr>
            <w:rStyle w:val="Refdecomentario"/>
          </w:rPr>
          <w:commentReference w:id="20"/>
        </w:r>
      </w:ins>
      <w:ins w:id="22" w:author="GLORIANA CHAVERRI ECHANDI" w:date="2025-08-29T15:45:00Z" w16du:dateUtc="2025-08-29T21:45:00Z">
        <w:r w:rsidR="00A44BC5">
          <w:rPr>
            <w:rFonts w:ascii="Times New Roman" w:eastAsia="Times New Roman" w:hAnsi="Times New Roman" w:cs="Times New Roman"/>
            <w:sz w:val="24"/>
            <w:szCs w:val="24"/>
            <w:lang w:val="en-GB"/>
          </w:rPr>
          <w:t>]</w:t>
        </w:r>
      </w:ins>
      <w:r>
        <w:rPr>
          <w:rFonts w:ascii="Times New Roman" w:eastAsia="Times New Roman" w:hAnsi="Times New Roman" w:cs="Times New Roman"/>
          <w:sz w:val="24"/>
          <w:szCs w:val="24"/>
          <w:lang w:val="en-GB"/>
        </w:rPr>
        <w:t xml:space="preserve">. </w:t>
      </w:r>
      <w:ins w:id="23" w:author="GLORIANA CHAVERRI ECHANDI" w:date="2025-08-29T15:32:00Z" w16du:dateUtc="2025-08-29T21:32:00Z">
        <w:r w:rsidR="009773D5" w:rsidRPr="00C9340A">
          <w:rPr>
            <w:rFonts w:ascii="Times New Roman" w:eastAsia="Times New Roman" w:hAnsi="Times New Roman" w:cs="Times New Roman"/>
            <w:sz w:val="24"/>
            <w:szCs w:val="24"/>
            <w:lang w:val="en-US"/>
          </w:rPr>
          <w:t>Although these feats may seem complex, they often emerge from simple rules</w:t>
        </w:r>
      </w:ins>
      <w:ins w:id="24" w:author="GLORIANA CHAVERRI ECHANDI" w:date="2025-08-29T15:28:00Z" w16du:dateUtc="2025-08-29T21:28:00Z">
        <w:r w:rsidR="009773D5">
          <w:rPr>
            <w:rFonts w:ascii="Times New Roman" w:eastAsia="Times New Roman" w:hAnsi="Times New Roman" w:cs="Times New Roman"/>
            <w:sz w:val="24"/>
            <w:szCs w:val="24"/>
            <w:lang w:val="en-GB"/>
          </w:rPr>
          <w:t xml:space="preserve">. </w:t>
        </w:r>
      </w:ins>
      <w:r>
        <w:rPr>
          <w:rFonts w:ascii="Times New Roman" w:eastAsia="Times New Roman" w:hAnsi="Times New Roman" w:cs="Times New Roman"/>
          <w:sz w:val="24"/>
          <w:szCs w:val="24"/>
          <w:lang w:val="en-GB"/>
        </w:rPr>
        <w:t xml:space="preserve">For example, </w:t>
      </w:r>
      <w:del w:id="25" w:author="GLORIANA CHAVERRI ECHANDI" w:date="2025-08-29T15:33:00Z" w16du:dateUtc="2025-08-29T21:33:00Z">
        <w:r w:rsidDel="009773D5">
          <w:rPr>
            <w:rFonts w:ascii="Times New Roman" w:eastAsia="Times New Roman" w:hAnsi="Times New Roman" w:cs="Times New Roman"/>
            <w:sz w:val="24"/>
            <w:szCs w:val="24"/>
            <w:lang w:val="en-GB"/>
          </w:rPr>
          <w:delText xml:space="preserve">simple </w:delText>
        </w:r>
      </w:del>
      <w:r>
        <w:rPr>
          <w:rFonts w:ascii="Times New Roman" w:eastAsia="Times New Roman" w:hAnsi="Times New Roman" w:cs="Times New Roman"/>
          <w:sz w:val="24"/>
          <w:szCs w:val="24"/>
          <w:lang w:val="en-GB"/>
        </w:rPr>
        <w:t>local interaction</w:t>
      </w:r>
      <w:r w:rsidR="00854AC9">
        <w:rPr>
          <w:rFonts w:ascii="Times New Roman" w:eastAsia="Times New Roman" w:hAnsi="Times New Roman" w:cs="Times New Roman"/>
          <w:sz w:val="24"/>
          <w:szCs w:val="24"/>
          <w:lang w:val="en-GB"/>
        </w:rPr>
        <w:t xml:space="preserve">s </w:t>
      </w:r>
      <w:r>
        <w:rPr>
          <w:rFonts w:ascii="Times New Roman" w:eastAsia="Times New Roman" w:hAnsi="Times New Roman" w:cs="Times New Roman"/>
          <w:sz w:val="24"/>
          <w:szCs w:val="24"/>
          <w:lang w:val="en-GB"/>
        </w:rPr>
        <w:t>among individuals can allow groups to track complex environmental gradients [</w:t>
      </w:r>
      <w:commentRangeStart w:id="26"/>
      <w:r>
        <w:rPr>
          <w:rFonts w:ascii="Times New Roman" w:eastAsia="Times New Roman" w:hAnsi="Times New Roman" w:cs="Times New Roman"/>
          <w:sz w:val="24"/>
          <w:szCs w:val="24"/>
          <w:lang w:val="en-GB"/>
        </w:rPr>
        <w:t>CITE</w:t>
      </w:r>
      <w:commentRangeEnd w:id="26"/>
      <w:r w:rsidR="000901A2">
        <w:rPr>
          <w:rStyle w:val="Refdecomentario"/>
        </w:rPr>
        <w:commentReference w:id="26"/>
      </w:r>
      <w:r>
        <w:rPr>
          <w:rFonts w:ascii="Times New Roman" w:eastAsia="Times New Roman" w:hAnsi="Times New Roman" w:cs="Times New Roman"/>
          <w:sz w:val="24"/>
          <w:szCs w:val="24"/>
          <w:lang w:val="en-GB"/>
        </w:rPr>
        <w:t>]</w:t>
      </w:r>
      <w:r w:rsidR="00B76508">
        <w:rPr>
          <w:rFonts w:ascii="Times New Roman" w:eastAsia="Times New Roman" w:hAnsi="Times New Roman" w:cs="Times New Roman"/>
          <w:sz w:val="24"/>
          <w:szCs w:val="24"/>
          <w:lang w:val="en-GB"/>
        </w:rPr>
        <w:t xml:space="preserve"> while effectively</w:t>
      </w:r>
      <w:r>
        <w:rPr>
          <w:rFonts w:ascii="Times New Roman" w:eastAsia="Times New Roman" w:hAnsi="Times New Roman" w:cs="Times New Roman"/>
          <w:sz w:val="24"/>
          <w:szCs w:val="24"/>
          <w:lang w:val="en-GB"/>
        </w:rPr>
        <w:t xml:space="preserve"> detect</w:t>
      </w:r>
      <w:r w:rsidR="00B76508">
        <w:rPr>
          <w:rFonts w:ascii="Times New Roman" w:eastAsia="Times New Roman" w:hAnsi="Times New Roman" w:cs="Times New Roman"/>
          <w:sz w:val="24"/>
          <w:szCs w:val="24"/>
          <w:lang w:val="en-GB"/>
        </w:rPr>
        <w:t>ing</w:t>
      </w:r>
      <w:r>
        <w:rPr>
          <w:rFonts w:ascii="Times New Roman" w:eastAsia="Times New Roman" w:hAnsi="Times New Roman" w:cs="Times New Roman"/>
          <w:sz w:val="24"/>
          <w:szCs w:val="24"/>
          <w:lang w:val="en-GB"/>
        </w:rPr>
        <w:t xml:space="preserve"> and avoid</w:t>
      </w:r>
      <w:r w:rsidR="00B76508">
        <w:rPr>
          <w:rFonts w:ascii="Times New Roman" w:eastAsia="Times New Roman" w:hAnsi="Times New Roman" w:cs="Times New Roman"/>
          <w:sz w:val="24"/>
          <w:szCs w:val="24"/>
          <w:lang w:val="en-GB"/>
        </w:rPr>
        <w:t>ing</w:t>
      </w:r>
      <w:r>
        <w:rPr>
          <w:rFonts w:ascii="Times New Roman" w:eastAsia="Times New Roman" w:hAnsi="Times New Roman" w:cs="Times New Roman"/>
          <w:sz w:val="24"/>
          <w:szCs w:val="24"/>
          <w:lang w:val="en-GB"/>
        </w:rPr>
        <w:t xml:space="preserve"> predators [</w:t>
      </w:r>
      <w:commentRangeStart w:id="27"/>
      <w:r>
        <w:rPr>
          <w:rFonts w:ascii="Times New Roman" w:eastAsia="Times New Roman" w:hAnsi="Times New Roman" w:cs="Times New Roman"/>
          <w:sz w:val="24"/>
          <w:szCs w:val="24"/>
          <w:lang w:val="en-GB"/>
        </w:rPr>
        <w:t>CITE</w:t>
      </w:r>
      <w:commentRangeEnd w:id="27"/>
      <w:r w:rsidR="00B76508">
        <w:rPr>
          <w:rStyle w:val="Refdecomentario"/>
        </w:rPr>
        <w:commentReference w:id="27"/>
      </w:r>
      <w:r>
        <w:rPr>
          <w:rFonts w:ascii="Times New Roman" w:eastAsia="Times New Roman" w:hAnsi="Times New Roman" w:cs="Times New Roman"/>
          <w:sz w:val="24"/>
          <w:szCs w:val="24"/>
          <w:lang w:val="en-GB"/>
        </w:rPr>
        <w:t xml:space="preserve">]. </w:t>
      </w:r>
      <w:r w:rsidR="00F149E3">
        <w:rPr>
          <w:rFonts w:ascii="Times New Roman" w:eastAsia="Times New Roman" w:hAnsi="Times New Roman" w:cs="Times New Roman"/>
          <w:sz w:val="24"/>
          <w:szCs w:val="24"/>
          <w:lang w:val="en-GB"/>
        </w:rPr>
        <w:t>One feature of these simple rule-based collective actions is that they can operate despite the individual constituents being largely anonymous, as is widely observed in schools of fish [</w:t>
      </w:r>
      <w:commentRangeStart w:id="28"/>
      <w:r w:rsidR="00F149E3">
        <w:rPr>
          <w:rFonts w:ascii="Times New Roman" w:eastAsia="Times New Roman" w:hAnsi="Times New Roman" w:cs="Times New Roman"/>
          <w:sz w:val="24"/>
          <w:szCs w:val="24"/>
          <w:lang w:val="en-GB"/>
        </w:rPr>
        <w:t>CITE</w:t>
      </w:r>
      <w:commentRangeEnd w:id="28"/>
      <w:r w:rsidR="00B76508">
        <w:rPr>
          <w:rStyle w:val="Refdecomentario"/>
        </w:rPr>
        <w:commentReference w:id="28"/>
      </w:r>
      <w:r w:rsidR="00F149E3">
        <w:rPr>
          <w:rFonts w:ascii="Times New Roman" w:eastAsia="Times New Roman" w:hAnsi="Times New Roman" w:cs="Times New Roman"/>
          <w:sz w:val="24"/>
          <w:szCs w:val="24"/>
          <w:lang w:val="en-GB"/>
        </w:rPr>
        <w:t>] and flocks of birds [</w:t>
      </w:r>
      <w:commentRangeStart w:id="29"/>
      <w:r w:rsidR="00F149E3">
        <w:rPr>
          <w:rFonts w:ascii="Times New Roman" w:eastAsia="Times New Roman" w:hAnsi="Times New Roman" w:cs="Times New Roman"/>
          <w:sz w:val="24"/>
          <w:szCs w:val="24"/>
          <w:lang w:val="en-GB"/>
        </w:rPr>
        <w:t>CITE</w:t>
      </w:r>
      <w:commentRangeEnd w:id="29"/>
      <w:r w:rsidR="00B76508">
        <w:rPr>
          <w:rStyle w:val="Refdecomentario"/>
        </w:rPr>
        <w:commentReference w:id="29"/>
      </w:r>
      <w:r w:rsidR="00F149E3">
        <w:rPr>
          <w:rFonts w:ascii="Times New Roman" w:eastAsia="Times New Roman" w:hAnsi="Times New Roman" w:cs="Times New Roman"/>
          <w:sz w:val="24"/>
          <w:szCs w:val="24"/>
          <w:lang w:val="en-GB"/>
        </w:rPr>
        <w:t xml:space="preserve">]. </w:t>
      </w:r>
      <w:r w:rsidR="006A6591">
        <w:rPr>
          <w:rFonts w:ascii="Times New Roman" w:eastAsia="Times New Roman" w:hAnsi="Times New Roman" w:cs="Times New Roman"/>
          <w:sz w:val="24"/>
          <w:szCs w:val="24"/>
          <w:lang w:val="en-GB"/>
        </w:rPr>
        <w:t>Yet</w:t>
      </w:r>
      <w:r w:rsidR="00854AC9">
        <w:rPr>
          <w:rFonts w:ascii="Times New Roman" w:eastAsia="Times New Roman" w:hAnsi="Times New Roman" w:cs="Times New Roman"/>
          <w:sz w:val="24"/>
          <w:szCs w:val="24"/>
          <w:lang w:val="en-GB"/>
        </w:rPr>
        <w:t>,</w:t>
      </w:r>
      <w:r w:rsidR="006A6591">
        <w:rPr>
          <w:rFonts w:ascii="Times New Roman" w:eastAsia="Times New Roman" w:hAnsi="Times New Roman" w:cs="Times New Roman"/>
          <w:sz w:val="24"/>
          <w:szCs w:val="24"/>
          <w:lang w:val="en-GB"/>
        </w:rPr>
        <w:t xml:space="preserve"> human groups with stable membership consistently outperform those with fluctuating membership [</w:t>
      </w:r>
      <w:commentRangeStart w:id="30"/>
      <w:commentRangeStart w:id="31"/>
      <w:r w:rsidR="006A6591">
        <w:rPr>
          <w:rFonts w:ascii="Times New Roman" w:eastAsia="Times New Roman" w:hAnsi="Times New Roman" w:cs="Times New Roman"/>
          <w:sz w:val="24"/>
          <w:szCs w:val="24"/>
          <w:lang w:val="en-GB"/>
        </w:rPr>
        <w:t>CITE</w:t>
      </w:r>
      <w:commentRangeEnd w:id="30"/>
      <w:r w:rsidR="006A6591">
        <w:rPr>
          <w:rStyle w:val="Refdecomentario"/>
        </w:rPr>
        <w:commentReference w:id="30"/>
      </w:r>
      <w:commentRangeEnd w:id="31"/>
      <w:r w:rsidR="001443B5">
        <w:rPr>
          <w:rStyle w:val="Refdecomentario"/>
        </w:rPr>
        <w:commentReference w:id="31"/>
      </w:r>
      <w:r w:rsidR="006A6591">
        <w:rPr>
          <w:rFonts w:ascii="Times New Roman" w:eastAsia="Times New Roman" w:hAnsi="Times New Roman" w:cs="Times New Roman"/>
          <w:sz w:val="24"/>
          <w:szCs w:val="24"/>
          <w:lang w:val="en-GB"/>
        </w:rPr>
        <w:t>]</w:t>
      </w:r>
      <w:r w:rsidR="008D0B20">
        <w:rPr>
          <w:rFonts w:ascii="Times New Roman" w:eastAsia="Times New Roman" w:hAnsi="Times New Roman" w:cs="Times New Roman"/>
          <w:sz w:val="24"/>
          <w:szCs w:val="24"/>
          <w:lang w:val="en-GB"/>
        </w:rPr>
        <w:t xml:space="preserve">, especially when decisions require greater cooperation </w:t>
      </w:r>
      <w:ins w:id="32" w:author="GLORIANA CHAVERRI ECHANDI" w:date="2025-08-29T15:41:00Z" w16du:dateUtc="2025-08-29T21:41:00Z">
        <w:r w:rsidR="008F2957">
          <w:rPr>
            <w:rFonts w:ascii="Times New Roman" w:eastAsia="Times New Roman" w:hAnsi="Times New Roman" w:cs="Times New Roman"/>
            <w:sz w:val="24"/>
            <w:szCs w:val="24"/>
            <w:lang w:val="en-GB"/>
          </w:rPr>
          <w:t xml:space="preserve">and </w:t>
        </w:r>
        <w:r w:rsidR="008F2957" w:rsidRPr="001443B5">
          <w:rPr>
            <w:rFonts w:ascii="Times New Roman" w:eastAsia="Times New Roman" w:hAnsi="Times New Roman" w:cs="Times New Roman"/>
            <w:sz w:val="24"/>
            <w:szCs w:val="24"/>
            <w:lang w:val="en-GB"/>
          </w:rPr>
          <w:t>efficient communication</w:t>
        </w:r>
        <w:r w:rsidR="008F2957">
          <w:rPr>
            <w:rFonts w:ascii="Times New Roman" w:eastAsia="Times New Roman" w:hAnsi="Times New Roman" w:cs="Times New Roman"/>
            <w:sz w:val="24"/>
            <w:szCs w:val="24"/>
            <w:lang w:val="en-GB"/>
          </w:rPr>
          <w:t xml:space="preserve"> </w:t>
        </w:r>
      </w:ins>
      <w:r w:rsidR="008D0B20">
        <w:rPr>
          <w:rFonts w:ascii="Times New Roman" w:eastAsia="Times New Roman" w:hAnsi="Times New Roman" w:cs="Times New Roman"/>
          <w:sz w:val="24"/>
          <w:szCs w:val="24"/>
          <w:lang w:val="en-GB"/>
        </w:rPr>
        <w:t>[</w:t>
      </w:r>
      <w:commentRangeStart w:id="33"/>
      <w:commentRangeStart w:id="34"/>
      <w:r w:rsidR="008D0B20">
        <w:rPr>
          <w:rFonts w:ascii="Times New Roman" w:eastAsia="Times New Roman" w:hAnsi="Times New Roman" w:cs="Times New Roman"/>
          <w:sz w:val="24"/>
          <w:szCs w:val="24"/>
          <w:lang w:val="en-GB"/>
        </w:rPr>
        <w:t>CITE</w:t>
      </w:r>
      <w:commentRangeEnd w:id="33"/>
      <w:r w:rsidR="008D0B20">
        <w:rPr>
          <w:rStyle w:val="Refdecomentario"/>
        </w:rPr>
        <w:commentReference w:id="33"/>
      </w:r>
      <w:commentRangeEnd w:id="34"/>
      <w:r w:rsidR="001443B5">
        <w:rPr>
          <w:rStyle w:val="Refdecomentario"/>
        </w:rPr>
        <w:commentReference w:id="34"/>
      </w:r>
      <w:r w:rsidR="008D0B20">
        <w:rPr>
          <w:rFonts w:ascii="Times New Roman" w:eastAsia="Times New Roman" w:hAnsi="Times New Roman" w:cs="Times New Roman"/>
          <w:sz w:val="24"/>
          <w:szCs w:val="24"/>
          <w:lang w:val="en-GB"/>
        </w:rPr>
        <w:t>]</w:t>
      </w:r>
      <w:r w:rsidR="006A6591">
        <w:rPr>
          <w:rFonts w:ascii="Times New Roman" w:eastAsia="Times New Roman" w:hAnsi="Times New Roman" w:cs="Times New Roman"/>
          <w:sz w:val="24"/>
          <w:szCs w:val="24"/>
          <w:lang w:val="en-GB"/>
        </w:rPr>
        <w:t xml:space="preserve">. </w:t>
      </w:r>
      <w:del w:id="35" w:author="GLORIANA CHAVERRI ECHANDI" w:date="2025-08-29T15:35:00Z" w16du:dateUtc="2025-08-29T21:35:00Z">
        <w:r w:rsidR="006A6591" w:rsidDel="009773D5">
          <w:rPr>
            <w:rFonts w:ascii="Times New Roman" w:eastAsia="Times New Roman" w:hAnsi="Times New Roman" w:cs="Times New Roman"/>
            <w:sz w:val="24"/>
            <w:szCs w:val="24"/>
            <w:lang w:val="en-GB"/>
          </w:rPr>
          <w:delText>One question is therefore</w:delText>
        </w:r>
      </w:del>
      <w:ins w:id="36" w:author="GLORIANA CHAVERRI ECHANDI" w:date="2025-08-29T15:35:00Z" w16du:dateUtc="2025-08-29T21:35:00Z">
        <w:r w:rsidR="009773D5">
          <w:rPr>
            <w:rFonts w:ascii="Times New Roman" w:eastAsia="Times New Roman" w:hAnsi="Times New Roman" w:cs="Times New Roman"/>
            <w:sz w:val="24"/>
            <w:szCs w:val="24"/>
            <w:lang w:val="en-GB"/>
          </w:rPr>
          <w:t>This raises the question of</w:t>
        </w:r>
      </w:ins>
      <w:r w:rsidR="006A6591">
        <w:rPr>
          <w:rFonts w:ascii="Times New Roman" w:eastAsia="Times New Roman" w:hAnsi="Times New Roman" w:cs="Times New Roman"/>
          <w:sz w:val="24"/>
          <w:szCs w:val="24"/>
          <w:lang w:val="en-GB"/>
        </w:rPr>
        <w:t xml:space="preserve"> whether familiarity among group members also enhances the ability </w:t>
      </w:r>
      <w:del w:id="37" w:author="GLORIANA CHAVERRI ECHANDI" w:date="2025-08-29T15:35:00Z" w16du:dateUtc="2025-08-29T21:35:00Z">
        <w:r w:rsidR="006A6591" w:rsidDel="009773D5">
          <w:rPr>
            <w:rFonts w:ascii="Times New Roman" w:eastAsia="Times New Roman" w:hAnsi="Times New Roman" w:cs="Times New Roman"/>
            <w:sz w:val="24"/>
            <w:szCs w:val="24"/>
            <w:lang w:val="en-GB"/>
          </w:rPr>
          <w:delText xml:space="preserve">for </w:delText>
        </w:r>
      </w:del>
      <w:ins w:id="38" w:author="GLORIANA CHAVERRI ECHANDI" w:date="2025-08-29T15:35:00Z" w16du:dateUtc="2025-08-29T21:35:00Z">
        <w:r w:rsidR="009773D5">
          <w:rPr>
            <w:rFonts w:ascii="Times New Roman" w:eastAsia="Times New Roman" w:hAnsi="Times New Roman" w:cs="Times New Roman"/>
            <w:sz w:val="24"/>
            <w:szCs w:val="24"/>
            <w:lang w:val="en-GB"/>
          </w:rPr>
          <w:t>of</w:t>
        </w:r>
        <w:r w:rsidR="009773D5">
          <w:rPr>
            <w:rFonts w:ascii="Times New Roman" w:eastAsia="Times New Roman" w:hAnsi="Times New Roman" w:cs="Times New Roman"/>
            <w:sz w:val="24"/>
            <w:szCs w:val="24"/>
            <w:lang w:val="en-GB"/>
          </w:rPr>
          <w:t xml:space="preserve"> </w:t>
        </w:r>
      </w:ins>
      <w:r w:rsidR="00854AC9">
        <w:rPr>
          <w:rFonts w:ascii="Times New Roman" w:eastAsia="Times New Roman" w:hAnsi="Times New Roman" w:cs="Times New Roman"/>
          <w:sz w:val="24"/>
          <w:szCs w:val="24"/>
          <w:lang w:val="en-GB"/>
        </w:rPr>
        <w:t xml:space="preserve">other animal </w:t>
      </w:r>
      <w:r w:rsidR="006A6591">
        <w:rPr>
          <w:rFonts w:ascii="Times New Roman" w:eastAsia="Times New Roman" w:hAnsi="Times New Roman" w:cs="Times New Roman"/>
          <w:sz w:val="24"/>
          <w:szCs w:val="24"/>
          <w:lang w:val="en-GB"/>
        </w:rPr>
        <w:t xml:space="preserve">collectives to solve challenges that demand particularly intricate coordination and </w:t>
      </w:r>
      <w:r w:rsidR="00AB705E">
        <w:rPr>
          <w:rFonts w:ascii="Times New Roman" w:eastAsia="Times New Roman" w:hAnsi="Times New Roman" w:cs="Times New Roman"/>
          <w:sz w:val="24"/>
          <w:szCs w:val="24"/>
          <w:lang w:val="en-GB"/>
        </w:rPr>
        <w:t>communication</w:t>
      </w:r>
      <w:r w:rsidR="006A6591">
        <w:rPr>
          <w:rFonts w:ascii="Times New Roman" w:eastAsia="Times New Roman" w:hAnsi="Times New Roman" w:cs="Times New Roman"/>
          <w:sz w:val="24"/>
          <w:szCs w:val="24"/>
          <w:lang w:val="en-GB"/>
        </w:rPr>
        <w:t>.</w:t>
      </w:r>
    </w:p>
    <w:p w14:paraId="7A3B312E" w14:textId="77777777" w:rsidR="008F2957" w:rsidRPr="009773D5" w:rsidRDefault="008F2957" w:rsidP="00F149E3">
      <w:pPr>
        <w:rPr>
          <w:ins w:id="39" w:author="GLORIANA CHAVERRI ECHANDI" w:date="2025-08-29T15:40:00Z" w16du:dateUtc="2025-08-29T21:40:00Z"/>
          <w:rFonts w:ascii="Times New Roman" w:eastAsia="Times New Roman" w:hAnsi="Times New Roman" w:cs="Times New Roman"/>
          <w:sz w:val="24"/>
          <w:szCs w:val="24"/>
          <w:lang w:val="en-GB"/>
        </w:rPr>
      </w:pPr>
    </w:p>
    <w:p w14:paraId="4F4050EB" w14:textId="77777777" w:rsidR="00F149E3" w:rsidRDefault="00F149E3" w:rsidP="003341F0">
      <w:pPr>
        <w:rPr>
          <w:rFonts w:ascii="Times New Roman" w:eastAsia="Times New Roman" w:hAnsi="Times New Roman" w:cs="Times New Roman"/>
          <w:sz w:val="24"/>
          <w:szCs w:val="24"/>
          <w:lang w:val="en-GB"/>
        </w:rPr>
      </w:pPr>
    </w:p>
    <w:p w14:paraId="39042D62" w14:textId="31E23942" w:rsidR="00CD1254" w:rsidRDefault="006A6591" w:rsidP="00080528">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We experimentally tested whether familiar</w:t>
      </w:r>
      <w:r w:rsidR="00854AC9">
        <w:rPr>
          <w:rFonts w:ascii="Times New Roman" w:eastAsia="Times New Roman" w:hAnsi="Times New Roman" w:cs="Times New Roman"/>
          <w:sz w:val="24"/>
          <w:szCs w:val="24"/>
          <w:lang w:val="en-GB"/>
        </w:rPr>
        <w:t>it</w:t>
      </w:r>
      <w:r>
        <w:rPr>
          <w:rFonts w:ascii="Times New Roman" w:eastAsia="Times New Roman" w:hAnsi="Times New Roman" w:cs="Times New Roman"/>
          <w:sz w:val="24"/>
          <w:szCs w:val="24"/>
          <w:lang w:val="en-GB"/>
        </w:rPr>
        <w:t>y increases group performance during collective tasks</w:t>
      </w:r>
      <w:r w:rsidR="00702AFE">
        <w:rPr>
          <w:rFonts w:ascii="Times New Roman" w:eastAsia="Times New Roman" w:hAnsi="Times New Roman" w:cs="Times New Roman"/>
          <w:sz w:val="24"/>
          <w:szCs w:val="24"/>
          <w:lang w:val="en-GB"/>
        </w:rPr>
        <w:t xml:space="preserve"> by non-human animals</w:t>
      </w:r>
      <w:r>
        <w:rPr>
          <w:rFonts w:ascii="Times New Roman" w:eastAsia="Times New Roman" w:hAnsi="Times New Roman" w:cs="Times New Roman"/>
          <w:sz w:val="24"/>
          <w:szCs w:val="24"/>
          <w:lang w:val="en-GB"/>
        </w:rPr>
        <w:t>.</w:t>
      </w:r>
      <w:r w:rsidR="008D0B20">
        <w:rPr>
          <w:rFonts w:ascii="Times New Roman" w:eastAsia="Times New Roman" w:hAnsi="Times New Roman" w:cs="Times New Roman"/>
          <w:sz w:val="24"/>
          <w:szCs w:val="24"/>
          <w:lang w:val="en-GB"/>
        </w:rPr>
        <w:t xml:space="preserve"> Lab experiments </w:t>
      </w:r>
      <w:r w:rsidR="00AB705E">
        <w:rPr>
          <w:rFonts w:ascii="Times New Roman" w:eastAsia="Times New Roman" w:hAnsi="Times New Roman" w:cs="Times New Roman"/>
          <w:sz w:val="24"/>
          <w:szCs w:val="24"/>
          <w:lang w:val="en-GB"/>
        </w:rPr>
        <w:t>using</w:t>
      </w:r>
      <w:r w:rsidR="008D0B20">
        <w:rPr>
          <w:rFonts w:ascii="Times New Roman" w:eastAsia="Times New Roman" w:hAnsi="Times New Roman" w:cs="Times New Roman"/>
          <w:sz w:val="24"/>
          <w:szCs w:val="24"/>
          <w:lang w:val="en-GB"/>
        </w:rPr>
        <w:t xml:space="preserve"> fish have shown that familiarity can increase coordination in schools [</w:t>
      </w:r>
      <w:commentRangeStart w:id="40"/>
      <w:r w:rsidR="008D0B20">
        <w:rPr>
          <w:rFonts w:ascii="Times New Roman" w:eastAsia="Times New Roman" w:hAnsi="Times New Roman" w:cs="Times New Roman"/>
          <w:sz w:val="24"/>
          <w:szCs w:val="24"/>
          <w:lang w:val="en-GB"/>
        </w:rPr>
        <w:t>CITE</w:t>
      </w:r>
      <w:commentRangeEnd w:id="40"/>
      <w:r w:rsidR="008D0B20">
        <w:rPr>
          <w:rStyle w:val="Refdecomentario"/>
        </w:rPr>
        <w:commentReference w:id="40"/>
      </w:r>
      <w:r w:rsidR="008D0B20">
        <w:rPr>
          <w:rFonts w:ascii="Times New Roman" w:eastAsia="Times New Roman" w:hAnsi="Times New Roman" w:cs="Times New Roman"/>
          <w:sz w:val="24"/>
          <w:szCs w:val="24"/>
          <w:lang w:val="en-GB"/>
        </w:rPr>
        <w:t>] and facilitate transmission of information [</w:t>
      </w:r>
      <w:commentRangeStart w:id="41"/>
      <w:r w:rsidR="008D0B20">
        <w:rPr>
          <w:rFonts w:ascii="Times New Roman" w:eastAsia="Times New Roman" w:hAnsi="Times New Roman" w:cs="Times New Roman"/>
          <w:sz w:val="24"/>
          <w:szCs w:val="24"/>
          <w:lang w:val="en-GB"/>
        </w:rPr>
        <w:t>CITE</w:t>
      </w:r>
      <w:commentRangeEnd w:id="41"/>
      <w:r w:rsidR="008D0B20">
        <w:rPr>
          <w:rStyle w:val="Refdecomentario"/>
        </w:rPr>
        <w:commentReference w:id="41"/>
      </w:r>
      <w:r w:rsidR="008D0B20">
        <w:rPr>
          <w:rFonts w:ascii="Times New Roman" w:eastAsia="Times New Roman" w:hAnsi="Times New Roman" w:cs="Times New Roman"/>
          <w:sz w:val="24"/>
          <w:szCs w:val="24"/>
          <w:lang w:val="en-GB"/>
        </w:rPr>
        <w:t>].</w:t>
      </w:r>
      <w:r>
        <w:rPr>
          <w:rFonts w:ascii="Times New Roman" w:eastAsia="Times New Roman" w:hAnsi="Times New Roman" w:cs="Times New Roman"/>
          <w:sz w:val="24"/>
          <w:szCs w:val="24"/>
          <w:lang w:val="en-GB"/>
        </w:rPr>
        <w:t xml:space="preserve"> </w:t>
      </w:r>
      <w:r w:rsidR="008D0B20">
        <w:rPr>
          <w:rFonts w:ascii="Times New Roman" w:eastAsia="Times New Roman" w:hAnsi="Times New Roman" w:cs="Times New Roman"/>
          <w:sz w:val="24"/>
          <w:szCs w:val="24"/>
          <w:lang w:val="en-GB"/>
        </w:rPr>
        <w:t>However, t</w:t>
      </w:r>
      <w:r w:rsidR="00702AFE">
        <w:rPr>
          <w:rFonts w:ascii="Times New Roman" w:eastAsia="Times New Roman" w:hAnsi="Times New Roman" w:cs="Times New Roman"/>
          <w:sz w:val="24"/>
          <w:szCs w:val="24"/>
          <w:lang w:val="en-GB"/>
        </w:rPr>
        <w:t>esting this link in</w:t>
      </w:r>
      <w:r w:rsidR="008D0B20">
        <w:rPr>
          <w:rFonts w:ascii="Times New Roman" w:eastAsia="Times New Roman" w:hAnsi="Times New Roman" w:cs="Times New Roman"/>
          <w:sz w:val="24"/>
          <w:szCs w:val="24"/>
          <w:lang w:val="en-GB"/>
        </w:rPr>
        <w:t xml:space="preserve"> natural</w:t>
      </w:r>
      <w:r w:rsidR="00702AFE">
        <w:rPr>
          <w:rFonts w:ascii="Times New Roman" w:eastAsia="Times New Roman" w:hAnsi="Times New Roman" w:cs="Times New Roman"/>
          <w:sz w:val="24"/>
          <w:szCs w:val="24"/>
          <w:lang w:val="en-GB"/>
        </w:rPr>
        <w:t xml:space="preserve"> </w:t>
      </w:r>
      <w:r w:rsidR="008D0B20">
        <w:rPr>
          <w:rFonts w:ascii="Times New Roman" w:eastAsia="Times New Roman" w:hAnsi="Times New Roman" w:cs="Times New Roman"/>
          <w:sz w:val="24"/>
          <w:szCs w:val="24"/>
          <w:lang w:val="en-GB"/>
        </w:rPr>
        <w:t>groups</w:t>
      </w:r>
      <w:r w:rsidR="00702AFE">
        <w:rPr>
          <w:rFonts w:ascii="Times New Roman" w:eastAsia="Times New Roman" w:hAnsi="Times New Roman" w:cs="Times New Roman"/>
          <w:sz w:val="24"/>
          <w:szCs w:val="24"/>
          <w:lang w:val="en-GB"/>
        </w:rPr>
        <w:t xml:space="preserve"> is difficult because high familiarity is intrinsically linked with strong spatial cohesion and living in stable groups, such as groups of primates [</w:t>
      </w:r>
      <w:commentRangeStart w:id="42"/>
      <w:r w:rsidR="00702AFE">
        <w:rPr>
          <w:rFonts w:ascii="Times New Roman" w:eastAsia="Times New Roman" w:hAnsi="Times New Roman" w:cs="Times New Roman"/>
          <w:sz w:val="24"/>
          <w:szCs w:val="24"/>
          <w:lang w:val="en-GB"/>
        </w:rPr>
        <w:t>CITE</w:t>
      </w:r>
      <w:commentRangeEnd w:id="42"/>
      <w:r w:rsidR="00B76508">
        <w:rPr>
          <w:rStyle w:val="Refdecomentario"/>
        </w:rPr>
        <w:commentReference w:id="42"/>
      </w:r>
      <w:r w:rsidR="00702AFE">
        <w:rPr>
          <w:rFonts w:ascii="Times New Roman" w:eastAsia="Times New Roman" w:hAnsi="Times New Roman" w:cs="Times New Roman"/>
          <w:sz w:val="24"/>
          <w:szCs w:val="24"/>
          <w:lang w:val="en-GB"/>
        </w:rPr>
        <w:t>] and birds [</w:t>
      </w:r>
      <w:commentRangeStart w:id="43"/>
      <w:r w:rsidR="00702AFE">
        <w:rPr>
          <w:rFonts w:ascii="Times New Roman" w:eastAsia="Times New Roman" w:hAnsi="Times New Roman" w:cs="Times New Roman"/>
          <w:sz w:val="24"/>
          <w:szCs w:val="24"/>
          <w:lang w:val="en-GB"/>
        </w:rPr>
        <w:t>CITE</w:t>
      </w:r>
      <w:commentRangeEnd w:id="43"/>
      <w:r w:rsidR="00B76508">
        <w:rPr>
          <w:rStyle w:val="Refdecomentario"/>
        </w:rPr>
        <w:commentReference w:id="43"/>
      </w:r>
      <w:r w:rsidR="00702AFE">
        <w:rPr>
          <w:rFonts w:ascii="Times New Roman" w:eastAsia="Times New Roman" w:hAnsi="Times New Roman" w:cs="Times New Roman"/>
          <w:sz w:val="24"/>
          <w:szCs w:val="24"/>
          <w:lang w:val="en-GB"/>
        </w:rPr>
        <w:t xml:space="preserve">] where individuals live and move together. This limits our ability to compare performance of collectives at solving ecologically relevant challenges in both familiar and unfamiliar settings. </w:t>
      </w:r>
      <w:r w:rsidR="00C13182">
        <w:rPr>
          <w:rFonts w:ascii="Times New Roman" w:eastAsia="Times New Roman" w:hAnsi="Times New Roman" w:cs="Times New Roman"/>
          <w:sz w:val="24"/>
          <w:szCs w:val="24"/>
          <w:lang w:val="en-GB"/>
        </w:rPr>
        <w:t>We overcome this challenge by bringing</w:t>
      </w:r>
      <w:r w:rsidR="008D0B20">
        <w:rPr>
          <w:rFonts w:ascii="Times New Roman" w:eastAsia="Times New Roman" w:hAnsi="Times New Roman" w:cs="Times New Roman"/>
          <w:sz w:val="24"/>
          <w:szCs w:val="24"/>
          <w:lang w:val="en-GB"/>
        </w:rPr>
        <w:t xml:space="preserve"> wild-caught</w:t>
      </w:r>
      <w:r w:rsidR="00C13182">
        <w:rPr>
          <w:rFonts w:ascii="Times New Roman" w:eastAsia="Times New Roman" w:hAnsi="Times New Roman" w:cs="Times New Roman"/>
          <w:sz w:val="24"/>
          <w:szCs w:val="24"/>
          <w:lang w:val="en-GB"/>
        </w:rPr>
        <w:t xml:space="preserve"> groups of </w:t>
      </w:r>
      <w:r w:rsidR="00C13182" w:rsidRPr="00C13182">
        <w:rPr>
          <w:rFonts w:ascii="Times New Roman" w:eastAsia="Times New Roman" w:hAnsi="Times New Roman" w:cs="Times New Roman"/>
          <w:sz w:val="24"/>
          <w:szCs w:val="24"/>
          <w:lang w:val="en-GB"/>
        </w:rPr>
        <w:t>Spix’s disc-winged bat (</w:t>
      </w:r>
      <w:r w:rsidR="00C13182" w:rsidRPr="001443B5">
        <w:rPr>
          <w:rFonts w:ascii="Times New Roman" w:eastAsia="Times New Roman" w:hAnsi="Times New Roman" w:cs="Times New Roman"/>
          <w:i/>
          <w:iCs/>
          <w:sz w:val="24"/>
          <w:szCs w:val="24"/>
          <w:lang w:val="en-GB"/>
          <w:rPrChange w:id="44" w:author="GLORIANA CHAVERRI ECHANDI" w:date="2025-08-29T17:43:00Z" w16du:dateUtc="2025-08-29T23:43:00Z">
            <w:rPr>
              <w:rFonts w:ascii="Times New Roman" w:eastAsia="Times New Roman" w:hAnsi="Times New Roman" w:cs="Times New Roman"/>
              <w:sz w:val="24"/>
              <w:szCs w:val="24"/>
              <w:lang w:val="en-GB"/>
            </w:rPr>
          </w:rPrChange>
        </w:rPr>
        <w:t>Thyroptera tricolor</w:t>
      </w:r>
      <w:r w:rsidR="00C13182" w:rsidRPr="00C13182">
        <w:rPr>
          <w:rFonts w:ascii="Times New Roman" w:eastAsia="Times New Roman" w:hAnsi="Times New Roman" w:cs="Times New Roman"/>
          <w:sz w:val="24"/>
          <w:szCs w:val="24"/>
          <w:lang w:val="en-GB"/>
        </w:rPr>
        <w:t xml:space="preserve">), a Neotropical species characterized by high </w:t>
      </w:r>
      <w:r w:rsidR="00C13182">
        <w:rPr>
          <w:rFonts w:ascii="Times New Roman" w:eastAsia="Times New Roman" w:hAnsi="Times New Roman" w:cs="Times New Roman"/>
          <w:sz w:val="24"/>
          <w:szCs w:val="24"/>
          <w:lang w:val="en-GB"/>
        </w:rPr>
        <w:t xml:space="preserve">social </w:t>
      </w:r>
      <w:r w:rsidR="00C13182" w:rsidRPr="00C13182">
        <w:rPr>
          <w:rFonts w:ascii="Times New Roman" w:eastAsia="Times New Roman" w:hAnsi="Times New Roman" w:cs="Times New Roman"/>
          <w:sz w:val="24"/>
          <w:szCs w:val="24"/>
          <w:lang w:val="en-GB"/>
        </w:rPr>
        <w:t>stability</w:t>
      </w:r>
      <w:r w:rsidR="00C13182">
        <w:rPr>
          <w:rFonts w:ascii="Times New Roman" w:eastAsia="Times New Roman" w:hAnsi="Times New Roman" w:cs="Times New Roman"/>
          <w:sz w:val="24"/>
          <w:szCs w:val="24"/>
          <w:lang w:val="en-GB"/>
        </w:rPr>
        <w:t xml:space="preserve">, temporarily into captivity. This species </w:t>
      </w:r>
      <w:r w:rsidR="00C13182" w:rsidRPr="00C13182">
        <w:rPr>
          <w:rFonts w:ascii="Times New Roman" w:eastAsia="Times New Roman" w:hAnsi="Times New Roman" w:cs="Times New Roman"/>
          <w:sz w:val="24"/>
          <w:szCs w:val="24"/>
          <w:lang w:val="en-GB"/>
        </w:rPr>
        <w:t>form</w:t>
      </w:r>
      <w:r w:rsidR="00C13182">
        <w:rPr>
          <w:rFonts w:ascii="Times New Roman" w:eastAsia="Times New Roman" w:hAnsi="Times New Roman" w:cs="Times New Roman"/>
          <w:sz w:val="24"/>
          <w:szCs w:val="24"/>
          <w:lang w:val="en-GB"/>
        </w:rPr>
        <w:t>s</w:t>
      </w:r>
      <w:r w:rsidR="00C13182" w:rsidRPr="00C13182">
        <w:rPr>
          <w:rFonts w:ascii="Times New Roman" w:eastAsia="Times New Roman" w:hAnsi="Times New Roman" w:cs="Times New Roman"/>
          <w:sz w:val="24"/>
          <w:szCs w:val="24"/>
          <w:lang w:val="en-GB"/>
        </w:rPr>
        <w:t xml:space="preserve"> </w:t>
      </w:r>
      <w:r w:rsidR="008D0B20">
        <w:rPr>
          <w:rFonts w:ascii="Times New Roman" w:eastAsia="Times New Roman" w:hAnsi="Times New Roman" w:cs="Times New Roman"/>
          <w:sz w:val="24"/>
          <w:szCs w:val="24"/>
          <w:lang w:val="en-GB"/>
        </w:rPr>
        <w:t xml:space="preserve">long-term stable </w:t>
      </w:r>
      <w:r w:rsidR="00C13182" w:rsidRPr="00C13182">
        <w:rPr>
          <w:rFonts w:ascii="Times New Roman" w:eastAsia="Times New Roman" w:hAnsi="Times New Roman" w:cs="Times New Roman"/>
          <w:sz w:val="24"/>
          <w:szCs w:val="24"/>
          <w:lang w:val="en-GB"/>
        </w:rPr>
        <w:t xml:space="preserve">groups of about five individuals (range 2–9) that </w:t>
      </w:r>
      <w:r w:rsidR="00C13182">
        <w:rPr>
          <w:rFonts w:ascii="Times New Roman" w:eastAsia="Times New Roman" w:hAnsi="Times New Roman" w:cs="Times New Roman"/>
          <w:sz w:val="24"/>
          <w:szCs w:val="24"/>
          <w:lang w:val="en-GB"/>
        </w:rPr>
        <w:t>sleep</w:t>
      </w:r>
      <w:r w:rsidR="00C13182" w:rsidRPr="00C13182">
        <w:rPr>
          <w:rFonts w:ascii="Times New Roman" w:eastAsia="Times New Roman" w:hAnsi="Times New Roman" w:cs="Times New Roman"/>
          <w:sz w:val="24"/>
          <w:szCs w:val="24"/>
          <w:lang w:val="en-GB"/>
        </w:rPr>
        <w:t xml:space="preserve"> inside developing tubular leaves of plants in the order Zingiberales, such as heliconias and bananas. </w:t>
      </w:r>
      <w:r w:rsidR="00C13182">
        <w:rPr>
          <w:rFonts w:ascii="Times New Roman" w:eastAsia="Times New Roman" w:hAnsi="Times New Roman" w:cs="Times New Roman"/>
          <w:sz w:val="24"/>
          <w:szCs w:val="24"/>
          <w:lang w:val="en-GB"/>
        </w:rPr>
        <w:t>Because t</w:t>
      </w:r>
      <w:r w:rsidR="00C13182" w:rsidRPr="00C13182">
        <w:rPr>
          <w:rFonts w:ascii="Times New Roman" w:eastAsia="Times New Roman" w:hAnsi="Times New Roman" w:cs="Times New Roman"/>
          <w:sz w:val="24"/>
          <w:szCs w:val="24"/>
          <w:lang w:val="en-GB"/>
        </w:rPr>
        <w:t>hese leaves unfurl after approximately one day</w:t>
      </w:r>
      <w:r w:rsidR="00C13182">
        <w:rPr>
          <w:rFonts w:ascii="Times New Roman" w:eastAsia="Times New Roman" w:hAnsi="Times New Roman" w:cs="Times New Roman"/>
          <w:sz w:val="24"/>
          <w:szCs w:val="24"/>
          <w:lang w:val="en-GB"/>
        </w:rPr>
        <w:t>,</w:t>
      </w:r>
      <w:r w:rsidR="00C13182" w:rsidRPr="00C13182">
        <w:rPr>
          <w:rFonts w:ascii="Times New Roman" w:eastAsia="Times New Roman" w:hAnsi="Times New Roman" w:cs="Times New Roman"/>
          <w:sz w:val="24"/>
          <w:szCs w:val="24"/>
          <w:lang w:val="en-GB"/>
        </w:rPr>
        <w:t xml:space="preserve"> </w:t>
      </w:r>
      <w:r w:rsidR="00C13182">
        <w:rPr>
          <w:rFonts w:ascii="Times New Roman" w:eastAsia="Times New Roman" w:hAnsi="Times New Roman" w:cs="Times New Roman"/>
          <w:sz w:val="24"/>
          <w:szCs w:val="24"/>
          <w:lang w:val="en-GB"/>
        </w:rPr>
        <w:t>groups</w:t>
      </w:r>
      <w:r w:rsidR="00C13182" w:rsidRPr="00C13182">
        <w:rPr>
          <w:rFonts w:ascii="Times New Roman" w:eastAsia="Times New Roman" w:hAnsi="Times New Roman" w:cs="Times New Roman"/>
          <w:sz w:val="24"/>
          <w:szCs w:val="24"/>
          <w:lang w:val="en-GB"/>
        </w:rPr>
        <w:t xml:space="preserve"> must </w:t>
      </w:r>
      <w:r w:rsidR="00C13182">
        <w:rPr>
          <w:rFonts w:ascii="Times New Roman" w:eastAsia="Times New Roman" w:hAnsi="Times New Roman" w:cs="Times New Roman"/>
          <w:sz w:val="24"/>
          <w:szCs w:val="24"/>
          <w:lang w:val="en-GB"/>
        </w:rPr>
        <w:t>repeatedly</w:t>
      </w:r>
      <w:r w:rsidR="00C13182" w:rsidRPr="00C13182">
        <w:rPr>
          <w:rFonts w:ascii="Times New Roman" w:eastAsia="Times New Roman" w:hAnsi="Times New Roman" w:cs="Times New Roman"/>
          <w:sz w:val="24"/>
          <w:szCs w:val="24"/>
          <w:lang w:val="en-GB"/>
        </w:rPr>
        <w:t xml:space="preserve"> find new </w:t>
      </w:r>
      <w:r w:rsidR="00C13182">
        <w:rPr>
          <w:rFonts w:ascii="Times New Roman" w:eastAsia="Times New Roman" w:hAnsi="Times New Roman" w:cs="Times New Roman"/>
          <w:sz w:val="24"/>
          <w:szCs w:val="24"/>
          <w:lang w:val="en-GB"/>
        </w:rPr>
        <w:t>sleeping</w:t>
      </w:r>
      <w:r w:rsidR="00C13182" w:rsidRPr="00C13182">
        <w:rPr>
          <w:rFonts w:ascii="Times New Roman" w:eastAsia="Times New Roman" w:hAnsi="Times New Roman" w:cs="Times New Roman"/>
          <w:sz w:val="24"/>
          <w:szCs w:val="24"/>
          <w:lang w:val="en-GB"/>
        </w:rPr>
        <w:t xml:space="preserve"> sites (6) (7–9).</w:t>
      </w:r>
      <w:r w:rsidR="00C13182">
        <w:rPr>
          <w:rFonts w:ascii="Times New Roman" w:eastAsia="Times New Roman" w:hAnsi="Times New Roman" w:cs="Times New Roman"/>
          <w:sz w:val="24"/>
          <w:szCs w:val="24"/>
          <w:lang w:val="en-GB"/>
        </w:rPr>
        <w:t xml:space="preserve"> </w:t>
      </w:r>
      <w:r w:rsidR="00CD1254">
        <w:rPr>
          <w:rFonts w:ascii="Times New Roman" w:eastAsia="Times New Roman" w:hAnsi="Times New Roman" w:cs="Times New Roman"/>
          <w:sz w:val="24"/>
          <w:szCs w:val="24"/>
          <w:lang w:val="en-GB"/>
        </w:rPr>
        <w:t xml:space="preserve">Group members also have to enter the leaf in rapid succession to reduce </w:t>
      </w:r>
      <w:r w:rsidR="00CD1254" w:rsidRPr="00CD1254">
        <w:rPr>
          <w:rFonts w:ascii="Times New Roman" w:eastAsia="Times New Roman" w:hAnsi="Times New Roman" w:cs="Times New Roman"/>
          <w:sz w:val="24"/>
          <w:szCs w:val="24"/>
          <w:lang w:val="en-GB"/>
        </w:rPr>
        <w:t>both individual predation risk and overall group detectability (10, 11)</w:t>
      </w:r>
      <w:r w:rsidR="00CD1254">
        <w:rPr>
          <w:rFonts w:ascii="Times New Roman" w:eastAsia="Times New Roman" w:hAnsi="Times New Roman" w:cs="Times New Roman"/>
          <w:sz w:val="24"/>
          <w:szCs w:val="24"/>
          <w:lang w:val="en-GB"/>
        </w:rPr>
        <w:t>. This</w:t>
      </w:r>
      <w:r w:rsidR="00C13182">
        <w:rPr>
          <w:rFonts w:ascii="Times New Roman" w:eastAsia="Times New Roman" w:hAnsi="Times New Roman" w:cs="Times New Roman"/>
          <w:sz w:val="24"/>
          <w:szCs w:val="24"/>
          <w:lang w:val="en-GB"/>
        </w:rPr>
        <w:t xml:space="preserve"> ecological challenge</w:t>
      </w:r>
      <w:r w:rsidR="00CD1254">
        <w:rPr>
          <w:rFonts w:ascii="Times New Roman" w:eastAsia="Times New Roman" w:hAnsi="Times New Roman" w:cs="Times New Roman"/>
          <w:sz w:val="24"/>
          <w:szCs w:val="24"/>
          <w:lang w:val="en-GB"/>
        </w:rPr>
        <w:t xml:space="preserve"> is readily replicated in laboratory conditions.</w:t>
      </w:r>
      <w:r w:rsidR="00C13182">
        <w:rPr>
          <w:rFonts w:ascii="Times New Roman" w:eastAsia="Times New Roman" w:hAnsi="Times New Roman" w:cs="Times New Roman"/>
          <w:sz w:val="24"/>
          <w:szCs w:val="24"/>
          <w:lang w:val="en-GB"/>
        </w:rPr>
        <w:t xml:space="preserve"> </w:t>
      </w:r>
    </w:p>
    <w:p w14:paraId="77AFB250" w14:textId="77777777" w:rsidR="00CD1254" w:rsidRDefault="00CD1254" w:rsidP="00080528">
      <w:pPr>
        <w:rPr>
          <w:rFonts w:ascii="Times New Roman" w:eastAsia="Times New Roman" w:hAnsi="Times New Roman" w:cs="Times New Roman"/>
          <w:sz w:val="24"/>
          <w:szCs w:val="24"/>
          <w:lang w:val="en-GB"/>
        </w:rPr>
      </w:pPr>
    </w:p>
    <w:p w14:paraId="1ECF84B1" w14:textId="3F472047" w:rsidR="009D1CAE" w:rsidRDefault="00CD1254" w:rsidP="00080528">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We used videos from four cameras to reconstruct the 3-dimensional trajectories of individuals from n</w:t>
      </w:r>
      <w:r w:rsidR="00C13182">
        <w:rPr>
          <w:rFonts w:ascii="Times New Roman" w:eastAsia="Times New Roman" w:hAnsi="Times New Roman" w:cs="Times New Roman"/>
          <w:sz w:val="24"/>
          <w:szCs w:val="24"/>
          <w:lang w:val="en-GB"/>
        </w:rPr>
        <w:t>atural</w:t>
      </w:r>
      <w:r>
        <w:rPr>
          <w:rFonts w:ascii="Times New Roman" w:eastAsia="Times New Roman" w:hAnsi="Times New Roman" w:cs="Times New Roman"/>
          <w:sz w:val="24"/>
          <w:szCs w:val="24"/>
          <w:lang w:val="en-GB"/>
        </w:rPr>
        <w:t xml:space="preserve"> (</w:t>
      </w:r>
      <w:r w:rsidR="00C13182">
        <w:rPr>
          <w:rFonts w:ascii="Times New Roman" w:eastAsia="Times New Roman" w:hAnsi="Times New Roman" w:cs="Times New Roman"/>
          <w:sz w:val="24"/>
          <w:szCs w:val="24"/>
          <w:lang w:val="en-GB"/>
        </w:rPr>
        <w:t>high familiarity</w:t>
      </w:r>
      <w:r>
        <w:rPr>
          <w:rFonts w:ascii="Times New Roman" w:eastAsia="Times New Roman" w:hAnsi="Times New Roman" w:cs="Times New Roman"/>
          <w:sz w:val="24"/>
          <w:szCs w:val="24"/>
          <w:lang w:val="en-GB"/>
        </w:rPr>
        <w:t>)</w:t>
      </w:r>
      <w:r w:rsidR="00C13182">
        <w:rPr>
          <w:rFonts w:ascii="Times New Roman" w:eastAsia="Times New Roman" w:hAnsi="Times New Roman" w:cs="Times New Roman"/>
          <w:sz w:val="24"/>
          <w:szCs w:val="24"/>
          <w:lang w:val="en-GB"/>
        </w:rPr>
        <w:t xml:space="preserve"> groups</w:t>
      </w:r>
      <w:r>
        <w:rPr>
          <w:rFonts w:ascii="Times New Roman" w:eastAsia="Times New Roman" w:hAnsi="Times New Roman" w:cs="Times New Roman"/>
          <w:sz w:val="24"/>
          <w:szCs w:val="24"/>
          <w:lang w:val="en-GB"/>
        </w:rPr>
        <w:t xml:space="preserve"> and artificial groups (novel combinations of individuals from several natural groups) </w:t>
      </w:r>
      <w:r w:rsidR="00AB705E">
        <w:rPr>
          <w:rFonts w:ascii="Times New Roman" w:eastAsia="Times New Roman" w:hAnsi="Times New Roman" w:cs="Times New Roman"/>
          <w:sz w:val="24"/>
          <w:szCs w:val="24"/>
          <w:lang w:val="en-GB"/>
        </w:rPr>
        <w:t xml:space="preserve">flying </w:t>
      </w:r>
      <w:r>
        <w:rPr>
          <w:rFonts w:ascii="Times New Roman" w:eastAsia="Times New Roman" w:hAnsi="Times New Roman" w:cs="Times New Roman"/>
          <w:sz w:val="24"/>
          <w:szCs w:val="24"/>
          <w:lang w:val="en-GB"/>
        </w:rPr>
        <w:t xml:space="preserve">in </w:t>
      </w:r>
      <w:r w:rsidRPr="00CD1254">
        <w:rPr>
          <w:rFonts w:ascii="Times New Roman" w:eastAsia="Times New Roman" w:hAnsi="Times New Roman" w:cs="Times New Roman"/>
          <w:sz w:val="24"/>
          <w:szCs w:val="24"/>
          <w:lang w:val="en-GB"/>
        </w:rPr>
        <w:t>a large flight cage (9 x 4 x 3 m)</w:t>
      </w:r>
      <w:r>
        <w:rPr>
          <w:rFonts w:ascii="Times New Roman" w:eastAsia="Times New Roman" w:hAnsi="Times New Roman" w:cs="Times New Roman"/>
          <w:sz w:val="24"/>
          <w:szCs w:val="24"/>
          <w:lang w:val="en-GB"/>
        </w:rPr>
        <w:t>. If familiarity plays an important role in collective behaviours, we expected that the high familiarity groups would show greater spatial cohesion than the arti</w:t>
      </w:r>
      <w:r w:rsidR="006C7625">
        <w:rPr>
          <w:rFonts w:ascii="Times New Roman" w:eastAsia="Times New Roman" w:hAnsi="Times New Roman" w:cs="Times New Roman"/>
          <w:sz w:val="24"/>
          <w:szCs w:val="24"/>
          <w:lang w:val="en-GB"/>
        </w:rPr>
        <w:t>fi</w:t>
      </w:r>
      <w:r>
        <w:rPr>
          <w:rFonts w:ascii="Times New Roman" w:eastAsia="Times New Roman" w:hAnsi="Times New Roman" w:cs="Times New Roman"/>
          <w:sz w:val="24"/>
          <w:szCs w:val="24"/>
          <w:lang w:val="en-GB"/>
        </w:rPr>
        <w:t xml:space="preserve">cial groups. </w:t>
      </w:r>
      <w:r w:rsidR="006C7625">
        <w:rPr>
          <w:rFonts w:ascii="Times New Roman" w:eastAsia="Times New Roman" w:hAnsi="Times New Roman" w:cs="Times New Roman"/>
          <w:sz w:val="24"/>
          <w:szCs w:val="24"/>
          <w:lang w:val="en-GB"/>
        </w:rPr>
        <w:t>A</w:t>
      </w:r>
      <w:r w:rsidR="006C7625" w:rsidRPr="006C7625">
        <w:rPr>
          <w:rFonts w:ascii="Times New Roman" w:eastAsia="Times New Roman" w:hAnsi="Times New Roman" w:cs="Times New Roman"/>
          <w:sz w:val="24"/>
          <w:szCs w:val="24"/>
          <w:lang w:val="en-GB"/>
        </w:rPr>
        <w:t xml:space="preserve">nnotating 5 s </w:t>
      </w:r>
      <w:r w:rsidR="008D0B20">
        <w:rPr>
          <w:rFonts w:ascii="Times New Roman" w:eastAsia="Times New Roman" w:hAnsi="Times New Roman" w:cs="Times New Roman"/>
          <w:sz w:val="24"/>
          <w:szCs w:val="24"/>
          <w:lang w:val="en-GB"/>
        </w:rPr>
        <w:t>segments</w:t>
      </w:r>
      <w:r w:rsidR="006C7625" w:rsidRPr="006C7625">
        <w:rPr>
          <w:rFonts w:ascii="Times New Roman" w:eastAsia="Times New Roman" w:hAnsi="Times New Roman" w:cs="Times New Roman"/>
          <w:sz w:val="24"/>
          <w:szCs w:val="24"/>
          <w:lang w:val="en-GB"/>
        </w:rPr>
        <w:t xml:space="preserve"> </w:t>
      </w:r>
      <w:r w:rsidR="00AB705E">
        <w:rPr>
          <w:rFonts w:ascii="Times New Roman" w:eastAsia="Times New Roman" w:hAnsi="Times New Roman" w:cs="Times New Roman"/>
          <w:sz w:val="24"/>
          <w:szCs w:val="24"/>
          <w:lang w:val="en-GB"/>
        </w:rPr>
        <w:t>where</w:t>
      </w:r>
      <w:r w:rsidR="008D0B20">
        <w:rPr>
          <w:rFonts w:ascii="Times New Roman" w:eastAsia="Times New Roman" w:hAnsi="Times New Roman" w:cs="Times New Roman"/>
          <w:sz w:val="24"/>
          <w:szCs w:val="24"/>
          <w:lang w:val="en-GB"/>
        </w:rPr>
        <w:t xml:space="preserve"> the trajectories of</w:t>
      </w:r>
      <w:r w:rsidR="006C7625" w:rsidRPr="006C7625">
        <w:rPr>
          <w:rFonts w:ascii="Times New Roman" w:eastAsia="Times New Roman" w:hAnsi="Times New Roman" w:cs="Times New Roman"/>
          <w:sz w:val="24"/>
          <w:szCs w:val="24"/>
          <w:lang w:val="en-GB"/>
        </w:rPr>
        <w:t xml:space="preserve"> all individuals were visible</w:t>
      </w:r>
      <w:r w:rsidR="006C7625">
        <w:rPr>
          <w:rFonts w:ascii="Times New Roman" w:eastAsia="Times New Roman" w:hAnsi="Times New Roman" w:cs="Times New Roman"/>
          <w:sz w:val="24"/>
          <w:szCs w:val="24"/>
          <w:lang w:val="en-GB"/>
        </w:rPr>
        <w:t xml:space="preserve"> confirmed this prediction, with the data revealing that bats in natural groups flew significantly closer to one-another than bats in artificial groups </w:t>
      </w:r>
      <w:r w:rsidR="006C7625" w:rsidRPr="006C7625">
        <w:rPr>
          <w:rFonts w:ascii="Times New Roman" w:eastAsia="Times New Roman" w:hAnsi="Times New Roman" w:cs="Times New Roman"/>
          <w:sz w:val="24"/>
          <w:szCs w:val="24"/>
          <w:lang w:val="en-GB"/>
        </w:rPr>
        <w:t>(effect size: -0.311 m; 95% uncertainty interval (UI</w:t>
      </w:r>
      <w:proofErr w:type="gramStart"/>
      <w:r w:rsidR="006C7625" w:rsidRPr="006C7625">
        <w:rPr>
          <w:rFonts w:ascii="Times New Roman" w:eastAsia="Times New Roman" w:hAnsi="Times New Roman" w:cs="Times New Roman"/>
          <w:sz w:val="24"/>
          <w:szCs w:val="24"/>
          <w:lang w:val="en-GB"/>
        </w:rPr>
        <w:t>):-</w:t>
      </w:r>
      <w:proofErr w:type="gramEnd"/>
      <w:r w:rsidR="006C7625" w:rsidRPr="006C7625">
        <w:rPr>
          <w:rFonts w:ascii="Times New Roman" w:eastAsia="Times New Roman" w:hAnsi="Times New Roman" w:cs="Times New Roman"/>
          <w:sz w:val="24"/>
          <w:szCs w:val="24"/>
          <w:lang w:val="en-GB"/>
        </w:rPr>
        <w:t>0.446 – -0.175 m, Fig</w:t>
      </w:r>
      <w:r w:rsidR="00F434E5">
        <w:rPr>
          <w:rFonts w:ascii="Times New Roman" w:eastAsia="Times New Roman" w:hAnsi="Times New Roman" w:cs="Times New Roman"/>
          <w:sz w:val="24"/>
          <w:szCs w:val="24"/>
          <w:lang w:val="en-GB"/>
        </w:rPr>
        <w:t>ure</w:t>
      </w:r>
      <w:r w:rsidR="006C7625" w:rsidRPr="006C7625">
        <w:rPr>
          <w:rFonts w:ascii="Times New Roman" w:eastAsia="Times New Roman" w:hAnsi="Times New Roman" w:cs="Times New Roman"/>
          <w:sz w:val="24"/>
          <w:szCs w:val="24"/>
          <w:lang w:val="en-GB"/>
        </w:rPr>
        <w:t xml:space="preserve"> </w:t>
      </w:r>
      <w:commentRangeStart w:id="45"/>
      <w:commentRangeStart w:id="46"/>
      <w:r w:rsidR="00F434E5">
        <w:rPr>
          <w:rFonts w:ascii="Times New Roman" w:eastAsia="Times New Roman" w:hAnsi="Times New Roman" w:cs="Times New Roman"/>
          <w:sz w:val="24"/>
          <w:szCs w:val="24"/>
          <w:lang w:val="en-GB"/>
        </w:rPr>
        <w:t>1</w:t>
      </w:r>
      <w:commentRangeEnd w:id="45"/>
      <w:r w:rsidR="00F434E5">
        <w:rPr>
          <w:rStyle w:val="Refdecomentario"/>
        </w:rPr>
        <w:commentReference w:id="45"/>
      </w:r>
      <w:commentRangeEnd w:id="46"/>
      <w:r w:rsidR="001E012C">
        <w:rPr>
          <w:rStyle w:val="Refdecomentario"/>
        </w:rPr>
        <w:commentReference w:id="46"/>
      </w:r>
      <w:r w:rsidR="006C7625" w:rsidRPr="006C7625">
        <w:rPr>
          <w:rFonts w:ascii="Times New Roman" w:eastAsia="Times New Roman" w:hAnsi="Times New Roman" w:cs="Times New Roman"/>
          <w:sz w:val="24"/>
          <w:szCs w:val="24"/>
          <w:lang w:val="en-GB"/>
        </w:rPr>
        <w:t>)</w:t>
      </w:r>
      <w:r w:rsidR="006C7625">
        <w:rPr>
          <w:rFonts w:ascii="Times New Roman" w:eastAsia="Times New Roman" w:hAnsi="Times New Roman" w:cs="Times New Roman"/>
          <w:sz w:val="24"/>
          <w:szCs w:val="24"/>
          <w:lang w:val="en-GB"/>
        </w:rPr>
        <w:t xml:space="preserve">. Artificial groups did not differ from random expectation (‘simulated groups’ where the flight trajectories of individuals </w:t>
      </w:r>
      <w:r w:rsidR="006C7625">
        <w:rPr>
          <w:rFonts w:ascii="Times New Roman" w:eastAsia="Times New Roman" w:hAnsi="Times New Roman" w:cs="Times New Roman"/>
          <w:sz w:val="24"/>
          <w:szCs w:val="24"/>
          <w:lang w:val="en-GB"/>
        </w:rPr>
        <w:lastRenderedPageBreak/>
        <w:t xml:space="preserve">from different trials were combined; posthoc test: </w:t>
      </w:r>
      <w:commentRangeStart w:id="47"/>
      <w:r w:rsidR="006C7625">
        <w:rPr>
          <w:rFonts w:ascii="Times New Roman" w:eastAsia="Times New Roman" w:hAnsi="Times New Roman" w:cs="Times New Roman"/>
          <w:sz w:val="24"/>
          <w:szCs w:val="24"/>
          <w:lang w:val="en-GB"/>
        </w:rPr>
        <w:t>XXX</w:t>
      </w:r>
      <w:commentRangeEnd w:id="47"/>
      <w:r w:rsidR="006C7625">
        <w:rPr>
          <w:rStyle w:val="Refdecomentario"/>
        </w:rPr>
        <w:commentReference w:id="47"/>
      </w:r>
      <w:r w:rsidR="006C7625">
        <w:rPr>
          <w:rFonts w:ascii="Times New Roman" w:eastAsia="Times New Roman" w:hAnsi="Times New Roman" w:cs="Times New Roman"/>
          <w:sz w:val="24"/>
          <w:szCs w:val="24"/>
          <w:lang w:val="en-GB"/>
        </w:rPr>
        <w:t>)</w:t>
      </w:r>
      <w:r w:rsidR="008D0B20">
        <w:rPr>
          <w:rFonts w:ascii="Times New Roman" w:eastAsia="Times New Roman" w:hAnsi="Times New Roman" w:cs="Times New Roman"/>
          <w:sz w:val="24"/>
          <w:szCs w:val="24"/>
          <w:lang w:val="en-GB"/>
        </w:rPr>
        <w:t>, confirming that familiarity introduced a distinct change in coordination.</w:t>
      </w:r>
    </w:p>
    <w:p w14:paraId="21C8CB21" w14:textId="494F721C" w:rsidR="008D0B20" w:rsidRDefault="008D0B20" w:rsidP="00080528">
      <w:pPr>
        <w:rPr>
          <w:rFonts w:ascii="Times New Roman" w:eastAsia="Times New Roman" w:hAnsi="Times New Roman" w:cs="Times New Roman"/>
          <w:sz w:val="24"/>
          <w:szCs w:val="24"/>
          <w:lang w:val="en-GB"/>
        </w:rPr>
      </w:pPr>
    </w:p>
    <w:p w14:paraId="07D969E0" w14:textId="38C2E298" w:rsidR="008D0B20" w:rsidRDefault="00564700" w:rsidP="00080528">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Synchronising actions plays an important role in reducing predation risk across a range of contexts. For example, breeding groups of birds often </w:t>
      </w:r>
      <w:r w:rsidR="00BB7C27">
        <w:rPr>
          <w:rFonts w:ascii="Times New Roman" w:eastAsia="Times New Roman" w:hAnsi="Times New Roman" w:cs="Times New Roman"/>
          <w:sz w:val="24"/>
          <w:szCs w:val="24"/>
          <w:lang w:val="en-GB"/>
        </w:rPr>
        <w:t xml:space="preserve">synchronise their provisioning by </w:t>
      </w:r>
      <w:r>
        <w:rPr>
          <w:rFonts w:ascii="Times New Roman" w:eastAsia="Times New Roman" w:hAnsi="Times New Roman" w:cs="Times New Roman"/>
          <w:sz w:val="24"/>
          <w:szCs w:val="24"/>
          <w:lang w:val="en-GB"/>
        </w:rPr>
        <w:t>approach</w:t>
      </w:r>
      <w:r w:rsidR="00BB7C27">
        <w:rPr>
          <w:rFonts w:ascii="Times New Roman" w:eastAsia="Times New Roman" w:hAnsi="Times New Roman" w:cs="Times New Roman"/>
          <w:sz w:val="24"/>
          <w:szCs w:val="24"/>
          <w:lang w:val="en-GB"/>
        </w:rPr>
        <w:t>ing</w:t>
      </w:r>
      <w:r>
        <w:rPr>
          <w:rFonts w:ascii="Times New Roman" w:eastAsia="Times New Roman" w:hAnsi="Times New Roman" w:cs="Times New Roman"/>
          <w:sz w:val="24"/>
          <w:szCs w:val="24"/>
          <w:lang w:val="en-GB"/>
        </w:rPr>
        <w:t xml:space="preserve"> the nest together</w:t>
      </w:r>
      <w:r w:rsidR="00BB7C27">
        <w:rPr>
          <w:rFonts w:ascii="Times New Roman" w:eastAsia="Times New Roman" w:hAnsi="Times New Roman" w:cs="Times New Roman"/>
          <w:sz w:val="24"/>
          <w:szCs w:val="24"/>
          <w:lang w:val="en-GB"/>
        </w:rPr>
        <w:t xml:space="preserve"> to reduce nest visitation rates and thus avoiding detection of nest location by predators </w:t>
      </w:r>
      <w:r>
        <w:rPr>
          <w:rFonts w:ascii="Times New Roman" w:eastAsia="Times New Roman" w:hAnsi="Times New Roman" w:cs="Times New Roman"/>
          <w:sz w:val="24"/>
          <w:szCs w:val="24"/>
          <w:lang w:val="en-GB"/>
        </w:rPr>
        <w:t>[</w:t>
      </w:r>
      <w:commentRangeStart w:id="48"/>
      <w:r>
        <w:rPr>
          <w:rFonts w:ascii="Times New Roman" w:eastAsia="Times New Roman" w:hAnsi="Times New Roman" w:cs="Times New Roman"/>
          <w:sz w:val="24"/>
          <w:szCs w:val="24"/>
          <w:lang w:val="en-GB"/>
        </w:rPr>
        <w:t>CITE</w:t>
      </w:r>
      <w:commentRangeEnd w:id="48"/>
      <w:r>
        <w:rPr>
          <w:rStyle w:val="Refdecomentario"/>
        </w:rPr>
        <w:commentReference w:id="48"/>
      </w:r>
      <w:r>
        <w:rPr>
          <w:rFonts w:ascii="Times New Roman" w:eastAsia="Times New Roman" w:hAnsi="Times New Roman" w:cs="Times New Roman"/>
          <w:sz w:val="24"/>
          <w:szCs w:val="24"/>
          <w:lang w:val="en-GB"/>
        </w:rPr>
        <w:t>]</w:t>
      </w:r>
      <w:r w:rsidR="00BB7C27">
        <w:rPr>
          <w:rFonts w:ascii="Times New Roman" w:eastAsia="Times New Roman" w:hAnsi="Times New Roman" w:cs="Times New Roman"/>
          <w:sz w:val="24"/>
          <w:szCs w:val="24"/>
          <w:lang w:val="en-GB"/>
        </w:rPr>
        <w:t xml:space="preserve">. Groups of </w:t>
      </w:r>
      <w:r w:rsidR="00BB7C27" w:rsidRPr="00C13182">
        <w:rPr>
          <w:rFonts w:ascii="Times New Roman" w:eastAsia="Times New Roman" w:hAnsi="Times New Roman" w:cs="Times New Roman"/>
          <w:sz w:val="24"/>
          <w:szCs w:val="24"/>
          <w:lang w:val="en-GB"/>
        </w:rPr>
        <w:t>Spix’s disc-winged bat</w:t>
      </w:r>
      <w:r w:rsidR="00BB7C27">
        <w:rPr>
          <w:rFonts w:ascii="Times New Roman" w:eastAsia="Times New Roman" w:hAnsi="Times New Roman" w:cs="Times New Roman"/>
          <w:sz w:val="24"/>
          <w:szCs w:val="24"/>
          <w:lang w:val="en-GB"/>
        </w:rPr>
        <w:t xml:space="preserve"> face this same challenge on a daily basis, as they require first finding a suitable new leaf in which to roost and then coordinating their entry to reduce the chances of detection by a range of avian and mammalian predators. Placing </w:t>
      </w:r>
      <w:r w:rsidR="00BB7C27" w:rsidRPr="00BB7C27">
        <w:rPr>
          <w:rFonts w:ascii="Times New Roman" w:eastAsia="Times New Roman" w:hAnsi="Times New Roman" w:cs="Times New Roman"/>
          <w:sz w:val="24"/>
          <w:szCs w:val="24"/>
          <w:lang w:val="en-GB"/>
        </w:rPr>
        <w:t xml:space="preserve">a furled leaf of </w:t>
      </w:r>
      <w:r w:rsidR="00BB7C27" w:rsidRPr="000C1B45">
        <w:rPr>
          <w:rFonts w:ascii="Times New Roman" w:eastAsia="Times New Roman" w:hAnsi="Times New Roman" w:cs="Times New Roman"/>
          <w:i/>
          <w:iCs/>
          <w:sz w:val="24"/>
          <w:szCs w:val="24"/>
          <w:lang w:val="en-GB"/>
          <w:rPrChange w:id="49" w:author="GLORIANA CHAVERRI ECHANDI" w:date="2025-08-29T17:45:00Z" w16du:dateUtc="2025-08-29T23:45:00Z">
            <w:rPr>
              <w:rFonts w:ascii="Times New Roman" w:eastAsia="Times New Roman" w:hAnsi="Times New Roman" w:cs="Times New Roman"/>
              <w:sz w:val="24"/>
              <w:szCs w:val="24"/>
              <w:lang w:val="en-GB"/>
            </w:rPr>
          </w:rPrChange>
        </w:rPr>
        <w:t>Heliconia</w:t>
      </w:r>
      <w:r w:rsidR="00BB7C27" w:rsidRPr="00BB7C27">
        <w:rPr>
          <w:rFonts w:ascii="Times New Roman" w:eastAsia="Times New Roman" w:hAnsi="Times New Roman" w:cs="Times New Roman"/>
          <w:sz w:val="24"/>
          <w:szCs w:val="24"/>
          <w:lang w:val="en-GB"/>
        </w:rPr>
        <w:t xml:space="preserve"> sp. or </w:t>
      </w:r>
      <w:r w:rsidR="00BB7C27" w:rsidRPr="000C1B45">
        <w:rPr>
          <w:rFonts w:ascii="Times New Roman" w:eastAsia="Times New Roman" w:hAnsi="Times New Roman" w:cs="Times New Roman"/>
          <w:i/>
          <w:iCs/>
          <w:sz w:val="24"/>
          <w:szCs w:val="24"/>
          <w:lang w:val="en-GB"/>
          <w:rPrChange w:id="50" w:author="GLORIANA CHAVERRI ECHANDI" w:date="2025-08-29T17:45:00Z" w16du:dateUtc="2025-08-29T23:45:00Z">
            <w:rPr>
              <w:rFonts w:ascii="Times New Roman" w:eastAsia="Times New Roman" w:hAnsi="Times New Roman" w:cs="Times New Roman"/>
              <w:sz w:val="24"/>
              <w:szCs w:val="24"/>
              <w:lang w:val="en-GB"/>
            </w:rPr>
          </w:rPrChange>
        </w:rPr>
        <w:t>Calathea lutea</w:t>
      </w:r>
      <w:r w:rsidR="00BB7C27" w:rsidRPr="00BB7C27">
        <w:rPr>
          <w:rFonts w:ascii="Times New Roman" w:eastAsia="Times New Roman" w:hAnsi="Times New Roman" w:cs="Times New Roman"/>
          <w:sz w:val="24"/>
          <w:szCs w:val="24"/>
          <w:lang w:val="en-GB"/>
        </w:rPr>
        <w:t xml:space="preserve"> at </w:t>
      </w:r>
      <w:del w:id="51" w:author="GLORIANA CHAVERRI ECHANDI" w:date="2025-08-29T17:45:00Z" w16du:dateUtc="2025-08-29T23:45:00Z">
        <w:r w:rsidR="00BB7C27" w:rsidRPr="00BB7C27" w:rsidDel="000C1B45">
          <w:rPr>
            <w:rFonts w:ascii="Times New Roman" w:eastAsia="Times New Roman" w:hAnsi="Times New Roman" w:cs="Times New Roman"/>
            <w:sz w:val="24"/>
            <w:szCs w:val="24"/>
            <w:lang w:val="en-GB"/>
          </w:rPr>
          <w:delText xml:space="preserve">a </w:delText>
        </w:r>
      </w:del>
      <w:r w:rsidR="00BB7C27" w:rsidRPr="00BB7C27">
        <w:rPr>
          <w:rFonts w:ascii="Times New Roman" w:eastAsia="Times New Roman" w:hAnsi="Times New Roman" w:cs="Times New Roman"/>
          <w:sz w:val="24"/>
          <w:szCs w:val="24"/>
          <w:lang w:val="en-GB"/>
        </w:rPr>
        <w:t>random position</w:t>
      </w:r>
      <w:r w:rsidR="00BB7C27">
        <w:rPr>
          <w:rFonts w:ascii="Times New Roman" w:eastAsia="Times New Roman" w:hAnsi="Times New Roman" w:cs="Times New Roman"/>
          <w:sz w:val="24"/>
          <w:szCs w:val="24"/>
          <w:lang w:val="en-GB"/>
        </w:rPr>
        <w:t xml:space="preserve">s within the flight cage confirmed that </w:t>
      </w:r>
      <w:r w:rsidR="00F434E5">
        <w:rPr>
          <w:rFonts w:ascii="Times New Roman" w:eastAsia="Times New Roman" w:hAnsi="Times New Roman" w:cs="Times New Roman"/>
          <w:sz w:val="24"/>
          <w:szCs w:val="24"/>
          <w:lang w:val="en-GB"/>
        </w:rPr>
        <w:t>natural (familiar) groups were substantially more synchronised</w:t>
      </w:r>
      <w:r w:rsidR="00F557FE">
        <w:rPr>
          <w:rFonts w:ascii="Times New Roman" w:eastAsia="Times New Roman" w:hAnsi="Times New Roman" w:cs="Times New Roman"/>
          <w:sz w:val="24"/>
          <w:szCs w:val="24"/>
          <w:lang w:val="en-GB"/>
        </w:rPr>
        <w:t>—had lower intervals between bats entering the leaf—</w:t>
      </w:r>
      <w:r w:rsidR="00F434E5">
        <w:rPr>
          <w:rFonts w:ascii="Times New Roman" w:eastAsia="Times New Roman" w:hAnsi="Times New Roman" w:cs="Times New Roman"/>
          <w:sz w:val="24"/>
          <w:szCs w:val="24"/>
          <w:lang w:val="en-GB"/>
        </w:rPr>
        <w:t>than artificial (unfamiliar) groups (</w:t>
      </w:r>
      <w:commentRangeStart w:id="52"/>
      <w:r w:rsidR="00F434E5">
        <w:rPr>
          <w:rFonts w:ascii="Times New Roman" w:eastAsia="Times New Roman" w:hAnsi="Times New Roman" w:cs="Times New Roman"/>
          <w:sz w:val="24"/>
          <w:szCs w:val="24"/>
          <w:lang w:val="en-GB"/>
        </w:rPr>
        <w:t xml:space="preserve">Figure </w:t>
      </w:r>
      <w:commentRangeEnd w:id="52"/>
      <w:r w:rsidR="00F434E5">
        <w:rPr>
          <w:rStyle w:val="Refdecomentario"/>
        </w:rPr>
        <w:commentReference w:id="52"/>
      </w:r>
      <w:r w:rsidR="00F434E5">
        <w:rPr>
          <w:rFonts w:ascii="Times New Roman" w:eastAsia="Times New Roman" w:hAnsi="Times New Roman" w:cs="Times New Roman"/>
          <w:sz w:val="24"/>
          <w:szCs w:val="24"/>
          <w:lang w:val="en-GB"/>
        </w:rPr>
        <w:t xml:space="preserve">2). </w:t>
      </w:r>
      <w:r w:rsidR="00F557FE">
        <w:rPr>
          <w:rFonts w:ascii="Times New Roman" w:eastAsia="Times New Roman" w:hAnsi="Times New Roman" w:cs="Times New Roman"/>
          <w:sz w:val="24"/>
          <w:szCs w:val="24"/>
          <w:lang w:val="en-GB"/>
        </w:rPr>
        <w:t>We also created simulated groups by combining the entry times of solitary bats finding and enter</w:t>
      </w:r>
      <w:ins w:id="53" w:author="GLORIANA CHAVERRI ECHANDI" w:date="2025-08-29T17:45:00Z" w16du:dateUtc="2025-08-29T23:45:00Z">
        <w:r w:rsidR="000C1B45">
          <w:rPr>
            <w:rFonts w:ascii="Times New Roman" w:eastAsia="Times New Roman" w:hAnsi="Times New Roman" w:cs="Times New Roman"/>
            <w:sz w:val="24"/>
            <w:szCs w:val="24"/>
            <w:lang w:val="en-GB"/>
          </w:rPr>
          <w:t>ing</w:t>
        </w:r>
      </w:ins>
      <w:r w:rsidR="00F557FE">
        <w:rPr>
          <w:rFonts w:ascii="Times New Roman" w:eastAsia="Times New Roman" w:hAnsi="Times New Roman" w:cs="Times New Roman"/>
          <w:sz w:val="24"/>
          <w:szCs w:val="24"/>
          <w:lang w:val="en-GB"/>
        </w:rPr>
        <w:t xml:space="preserve"> the roost to gain an insight into the size of the</w:t>
      </w:r>
      <w:r w:rsidR="00F434E5">
        <w:rPr>
          <w:rFonts w:ascii="Times New Roman" w:eastAsia="Times New Roman" w:hAnsi="Times New Roman" w:cs="Times New Roman"/>
          <w:sz w:val="24"/>
          <w:szCs w:val="24"/>
          <w:lang w:val="en-GB"/>
        </w:rPr>
        <w:t xml:space="preserve"> effect of familiarity</w:t>
      </w:r>
      <w:r w:rsidR="00F557FE">
        <w:rPr>
          <w:rFonts w:ascii="Times New Roman" w:eastAsia="Times New Roman" w:hAnsi="Times New Roman" w:cs="Times New Roman"/>
          <w:sz w:val="24"/>
          <w:szCs w:val="24"/>
          <w:lang w:val="en-GB"/>
        </w:rPr>
        <w:t xml:space="preserve"> relative to the benefits from grouping alone. We found that familiarity had approximately double the group effect size when compared to these simulated groups (XX vs XX). This confirms that </w:t>
      </w:r>
      <w:del w:id="54" w:author="GLORIANA CHAVERRI ECHANDI" w:date="2025-08-29T17:46:00Z" w16du:dateUtc="2025-08-29T23:46:00Z">
        <w:r w:rsidR="00F557FE" w:rsidDel="000C1B45">
          <w:rPr>
            <w:rFonts w:ascii="Times New Roman" w:eastAsia="Times New Roman" w:hAnsi="Times New Roman" w:cs="Times New Roman"/>
            <w:sz w:val="24"/>
            <w:szCs w:val="24"/>
            <w:lang w:val="en-GB"/>
          </w:rPr>
          <w:delText>information transmission</w:delText>
        </w:r>
      </w:del>
      <w:ins w:id="55" w:author="GLORIANA CHAVERRI ECHANDI" w:date="2025-08-29T17:46:00Z" w16du:dateUtc="2025-08-29T23:46:00Z">
        <w:r w:rsidR="000C1B45">
          <w:rPr>
            <w:rFonts w:ascii="Times New Roman" w:eastAsia="Times New Roman" w:hAnsi="Times New Roman" w:cs="Times New Roman"/>
            <w:sz w:val="24"/>
            <w:szCs w:val="24"/>
            <w:lang w:val="en-GB"/>
          </w:rPr>
          <w:t>coordination in this collective task</w:t>
        </w:r>
      </w:ins>
      <w:r w:rsidR="00F557FE">
        <w:rPr>
          <w:rFonts w:ascii="Times New Roman" w:eastAsia="Times New Roman" w:hAnsi="Times New Roman" w:cs="Times New Roman"/>
          <w:sz w:val="24"/>
          <w:szCs w:val="24"/>
          <w:lang w:val="en-GB"/>
        </w:rPr>
        <w:t xml:space="preserve"> </w:t>
      </w:r>
      <w:del w:id="56" w:author="GLORIANA CHAVERRI ECHANDI" w:date="2025-08-29T17:47:00Z" w16du:dateUtc="2025-08-29T23:47:00Z">
        <w:r w:rsidR="00F557FE" w:rsidDel="000C1B45">
          <w:rPr>
            <w:rFonts w:ascii="Times New Roman" w:eastAsia="Times New Roman" w:hAnsi="Times New Roman" w:cs="Times New Roman"/>
            <w:sz w:val="24"/>
            <w:szCs w:val="24"/>
            <w:lang w:val="en-GB"/>
          </w:rPr>
          <w:delText xml:space="preserve">among group members </w:delText>
        </w:r>
      </w:del>
      <w:r w:rsidR="00F557FE">
        <w:rPr>
          <w:rFonts w:ascii="Times New Roman" w:eastAsia="Times New Roman" w:hAnsi="Times New Roman" w:cs="Times New Roman"/>
          <w:sz w:val="24"/>
          <w:szCs w:val="24"/>
          <w:lang w:val="en-GB"/>
        </w:rPr>
        <w:t>is substantially more</w:t>
      </w:r>
      <w:r w:rsidR="00F434E5">
        <w:rPr>
          <w:rFonts w:ascii="Times New Roman" w:eastAsia="Times New Roman" w:hAnsi="Times New Roman" w:cs="Times New Roman"/>
          <w:sz w:val="24"/>
          <w:szCs w:val="24"/>
          <w:lang w:val="en-GB"/>
        </w:rPr>
        <w:t xml:space="preserve"> </w:t>
      </w:r>
      <w:r w:rsidR="00F557FE">
        <w:rPr>
          <w:rFonts w:ascii="Times New Roman" w:eastAsia="Times New Roman" w:hAnsi="Times New Roman" w:cs="Times New Roman"/>
          <w:sz w:val="24"/>
          <w:szCs w:val="24"/>
          <w:lang w:val="en-GB"/>
        </w:rPr>
        <w:t xml:space="preserve">efficient when </w:t>
      </w:r>
      <w:del w:id="57" w:author="GLORIANA CHAVERRI ECHANDI" w:date="2025-08-29T17:47:00Z" w16du:dateUtc="2025-08-29T23:47:00Z">
        <w:r w:rsidR="00F557FE" w:rsidDel="000C1B45">
          <w:rPr>
            <w:rFonts w:ascii="Times New Roman" w:eastAsia="Times New Roman" w:hAnsi="Times New Roman" w:cs="Times New Roman"/>
            <w:sz w:val="24"/>
            <w:szCs w:val="24"/>
            <w:lang w:val="en-GB"/>
          </w:rPr>
          <w:delText xml:space="preserve">these </w:delText>
        </w:r>
      </w:del>
      <w:ins w:id="58" w:author="GLORIANA CHAVERRI ECHANDI" w:date="2025-08-29T17:47:00Z" w16du:dateUtc="2025-08-29T23:47:00Z">
        <w:r w:rsidR="000C1B45">
          <w:rPr>
            <w:rFonts w:ascii="Times New Roman" w:eastAsia="Times New Roman" w:hAnsi="Times New Roman" w:cs="Times New Roman"/>
            <w:sz w:val="24"/>
            <w:szCs w:val="24"/>
            <w:lang w:val="en-GB"/>
          </w:rPr>
          <w:t>bats</w:t>
        </w:r>
        <w:r w:rsidR="000C1B45">
          <w:rPr>
            <w:rFonts w:ascii="Times New Roman" w:eastAsia="Times New Roman" w:hAnsi="Times New Roman" w:cs="Times New Roman"/>
            <w:sz w:val="24"/>
            <w:szCs w:val="24"/>
            <w:lang w:val="en-GB"/>
          </w:rPr>
          <w:t xml:space="preserve"> </w:t>
        </w:r>
      </w:ins>
      <w:r w:rsidR="00F557FE">
        <w:rPr>
          <w:rFonts w:ascii="Times New Roman" w:eastAsia="Times New Roman" w:hAnsi="Times New Roman" w:cs="Times New Roman"/>
          <w:sz w:val="24"/>
          <w:szCs w:val="24"/>
          <w:lang w:val="en-GB"/>
        </w:rPr>
        <w:t>are familiar rather than unfamiliar.</w:t>
      </w:r>
    </w:p>
    <w:p w14:paraId="04E9DA7E" w14:textId="1A6FCC59" w:rsidR="00CD1254" w:rsidRDefault="00CD1254" w:rsidP="00080528">
      <w:pPr>
        <w:rPr>
          <w:rFonts w:ascii="Times New Roman" w:eastAsia="Times New Roman" w:hAnsi="Times New Roman" w:cs="Times New Roman"/>
          <w:sz w:val="24"/>
          <w:szCs w:val="24"/>
          <w:lang w:val="en-GB"/>
        </w:rPr>
      </w:pPr>
    </w:p>
    <w:p w14:paraId="70C925F8" w14:textId="6C256BB8" w:rsidR="00805A67" w:rsidRDefault="00AB705E" w:rsidP="00080528">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Maintaining close spatial cohesion play</w:t>
      </w:r>
      <w:r w:rsidR="00F557FE">
        <w:rPr>
          <w:rFonts w:ascii="Times New Roman" w:eastAsia="Times New Roman" w:hAnsi="Times New Roman" w:cs="Times New Roman"/>
          <w:sz w:val="24"/>
          <w:szCs w:val="24"/>
          <w:lang w:val="en-GB"/>
        </w:rPr>
        <w:t>s</w:t>
      </w:r>
      <w:r>
        <w:rPr>
          <w:rFonts w:ascii="Times New Roman" w:eastAsia="Times New Roman" w:hAnsi="Times New Roman" w:cs="Times New Roman"/>
          <w:sz w:val="24"/>
          <w:szCs w:val="24"/>
          <w:lang w:val="en-GB"/>
        </w:rPr>
        <w:t xml:space="preserve"> an important role in allowing bats to remain together </w:t>
      </w:r>
      <w:r w:rsidR="00F557FE">
        <w:rPr>
          <w:rFonts w:ascii="Times New Roman" w:eastAsia="Times New Roman" w:hAnsi="Times New Roman" w:cs="Times New Roman"/>
          <w:sz w:val="24"/>
          <w:szCs w:val="24"/>
          <w:lang w:val="en-GB"/>
        </w:rPr>
        <w:t>while navigating</w:t>
      </w:r>
      <w:r>
        <w:rPr>
          <w:rFonts w:ascii="Times New Roman" w:eastAsia="Times New Roman" w:hAnsi="Times New Roman" w:cs="Times New Roman"/>
          <w:sz w:val="24"/>
          <w:szCs w:val="24"/>
          <w:lang w:val="en-GB"/>
        </w:rPr>
        <w:t xml:space="preserve"> the dense rainforest</w:t>
      </w:r>
      <w:r w:rsidR="00F557FE">
        <w:rPr>
          <w:rFonts w:ascii="Times New Roman" w:eastAsia="Times New Roman" w:hAnsi="Times New Roman" w:cs="Times New Roman"/>
          <w:sz w:val="24"/>
          <w:szCs w:val="24"/>
          <w:lang w:val="en-GB"/>
        </w:rPr>
        <w:t xml:space="preserve"> and finding roosts</w:t>
      </w:r>
      <w:r>
        <w:rPr>
          <w:rFonts w:ascii="Times New Roman" w:eastAsia="Times New Roman" w:hAnsi="Times New Roman" w:cs="Times New Roman"/>
          <w:sz w:val="24"/>
          <w:szCs w:val="24"/>
          <w:lang w:val="en-GB"/>
        </w:rPr>
        <w:t>.</w:t>
      </w:r>
      <w:r w:rsidR="00F557FE">
        <w:rPr>
          <w:rFonts w:ascii="Times New Roman" w:eastAsia="Times New Roman" w:hAnsi="Times New Roman" w:cs="Times New Roman"/>
          <w:sz w:val="24"/>
          <w:szCs w:val="24"/>
          <w:lang w:val="en-GB"/>
        </w:rPr>
        <w:t xml:space="preserve"> Such</w:t>
      </w:r>
      <w:r w:rsidR="006A6591">
        <w:rPr>
          <w:rFonts w:ascii="Times New Roman" w:eastAsia="Times New Roman" w:hAnsi="Times New Roman" w:cs="Times New Roman"/>
          <w:sz w:val="24"/>
          <w:szCs w:val="24"/>
          <w:lang w:val="en-GB"/>
        </w:rPr>
        <w:t xml:space="preserve"> precise coordination</w:t>
      </w:r>
      <w:r w:rsidR="00080528">
        <w:rPr>
          <w:rFonts w:ascii="Times New Roman" w:eastAsia="Times New Roman" w:hAnsi="Times New Roman" w:cs="Times New Roman"/>
          <w:sz w:val="24"/>
          <w:szCs w:val="24"/>
          <w:lang w:val="en-GB"/>
        </w:rPr>
        <w:t>—</w:t>
      </w:r>
      <w:r w:rsidR="006A6591">
        <w:rPr>
          <w:rFonts w:ascii="Times New Roman" w:eastAsia="Times New Roman" w:hAnsi="Times New Roman" w:cs="Times New Roman"/>
          <w:sz w:val="24"/>
          <w:szCs w:val="24"/>
          <w:lang w:val="en-GB"/>
        </w:rPr>
        <w:t>in both space and time</w:t>
      </w:r>
      <w:r w:rsidR="00080528">
        <w:rPr>
          <w:rFonts w:ascii="Times New Roman" w:eastAsia="Times New Roman" w:hAnsi="Times New Roman" w:cs="Times New Roman"/>
          <w:sz w:val="24"/>
          <w:szCs w:val="24"/>
          <w:lang w:val="en-GB"/>
        </w:rPr>
        <w:t>—relies on effective communication</w:t>
      </w:r>
      <w:r w:rsidR="00D03A23">
        <w:rPr>
          <w:rFonts w:ascii="Times New Roman" w:eastAsia="Times New Roman" w:hAnsi="Times New Roman" w:cs="Times New Roman"/>
          <w:sz w:val="24"/>
          <w:szCs w:val="24"/>
          <w:lang w:val="en-GB"/>
        </w:rPr>
        <w:t>.</w:t>
      </w:r>
      <w:r w:rsidR="00080528">
        <w:rPr>
          <w:rFonts w:ascii="Times New Roman" w:eastAsia="Times New Roman" w:hAnsi="Times New Roman" w:cs="Times New Roman"/>
          <w:sz w:val="24"/>
          <w:szCs w:val="24"/>
          <w:lang w:val="en-GB"/>
        </w:rPr>
        <w:t xml:space="preserve"> Communication plays a central role in the performance of human teams [</w:t>
      </w:r>
      <w:commentRangeStart w:id="59"/>
      <w:r w:rsidR="00080528">
        <w:rPr>
          <w:rFonts w:ascii="Times New Roman" w:eastAsia="Times New Roman" w:hAnsi="Times New Roman" w:cs="Times New Roman"/>
          <w:sz w:val="24"/>
          <w:szCs w:val="24"/>
          <w:lang w:val="en-GB"/>
        </w:rPr>
        <w:t>CITE</w:t>
      </w:r>
      <w:commentRangeEnd w:id="59"/>
      <w:r w:rsidR="00080528">
        <w:rPr>
          <w:rStyle w:val="Refdecomentario"/>
        </w:rPr>
        <w:commentReference w:id="59"/>
      </w:r>
      <w:r w:rsidR="00080528">
        <w:rPr>
          <w:rFonts w:ascii="Times New Roman" w:eastAsia="Times New Roman" w:hAnsi="Times New Roman" w:cs="Times New Roman"/>
          <w:sz w:val="24"/>
          <w:szCs w:val="24"/>
          <w:lang w:val="en-GB"/>
        </w:rPr>
        <w:t>] and has been linked to increased familiarity [</w:t>
      </w:r>
      <w:commentRangeStart w:id="60"/>
      <w:r w:rsidR="00080528">
        <w:rPr>
          <w:rFonts w:ascii="Times New Roman" w:eastAsia="Times New Roman" w:hAnsi="Times New Roman" w:cs="Times New Roman"/>
          <w:sz w:val="24"/>
          <w:szCs w:val="24"/>
          <w:lang w:val="en-GB"/>
        </w:rPr>
        <w:t>CITE</w:t>
      </w:r>
      <w:commentRangeEnd w:id="60"/>
      <w:r w:rsidR="00080528">
        <w:rPr>
          <w:rStyle w:val="Refdecomentario"/>
        </w:rPr>
        <w:commentReference w:id="60"/>
      </w:r>
      <w:r w:rsidR="00080528">
        <w:rPr>
          <w:rFonts w:ascii="Times New Roman" w:eastAsia="Times New Roman" w:hAnsi="Times New Roman" w:cs="Times New Roman"/>
          <w:sz w:val="24"/>
          <w:szCs w:val="24"/>
          <w:lang w:val="en-GB"/>
        </w:rPr>
        <w:t>].</w:t>
      </w:r>
      <w:r w:rsidR="00D03A23">
        <w:rPr>
          <w:rFonts w:ascii="Times New Roman" w:eastAsia="Times New Roman" w:hAnsi="Times New Roman" w:cs="Times New Roman"/>
          <w:sz w:val="24"/>
          <w:szCs w:val="24"/>
          <w:lang w:val="en-GB"/>
        </w:rPr>
        <w:t xml:space="preserve"> </w:t>
      </w:r>
      <w:r w:rsidR="00F557FE">
        <w:rPr>
          <w:rFonts w:ascii="Times New Roman" w:eastAsia="Times New Roman" w:hAnsi="Times New Roman" w:cs="Times New Roman"/>
          <w:sz w:val="24"/>
          <w:szCs w:val="24"/>
          <w:lang w:val="en-GB"/>
        </w:rPr>
        <w:t xml:space="preserve">However, complex environments—such as rainforests—introduce barriers to effective communication. </w:t>
      </w:r>
      <w:r w:rsidR="009D1CAE">
        <w:rPr>
          <w:rFonts w:ascii="Times New Roman" w:eastAsia="Times New Roman" w:hAnsi="Times New Roman" w:cs="Times New Roman"/>
          <w:sz w:val="24"/>
          <w:szCs w:val="24"/>
          <w:lang w:val="en-GB"/>
        </w:rPr>
        <w:t xml:space="preserve">Fish schools that experience reduced </w:t>
      </w:r>
      <w:r w:rsidR="00D30D3A">
        <w:rPr>
          <w:rFonts w:ascii="Times New Roman" w:eastAsia="Times New Roman" w:hAnsi="Times New Roman" w:cs="Times New Roman"/>
          <w:sz w:val="24"/>
          <w:szCs w:val="24"/>
          <w:lang w:val="en-GB"/>
        </w:rPr>
        <w:t xml:space="preserve">access to </w:t>
      </w:r>
      <w:r w:rsidR="009D1CAE">
        <w:rPr>
          <w:rFonts w:ascii="Times New Roman" w:eastAsia="Times New Roman" w:hAnsi="Times New Roman" w:cs="Times New Roman"/>
          <w:sz w:val="24"/>
          <w:szCs w:val="24"/>
          <w:lang w:val="en-GB"/>
        </w:rPr>
        <w:t>visual information,</w:t>
      </w:r>
      <w:r w:rsidR="00F149E3">
        <w:rPr>
          <w:rFonts w:ascii="Times New Roman" w:eastAsia="Times New Roman" w:hAnsi="Times New Roman" w:cs="Times New Roman"/>
          <w:sz w:val="24"/>
          <w:szCs w:val="24"/>
          <w:lang w:val="en-GB"/>
        </w:rPr>
        <w:t xml:space="preserve"> </w:t>
      </w:r>
      <w:r w:rsidR="009D1CAE">
        <w:rPr>
          <w:rFonts w:ascii="Times New Roman" w:eastAsia="Times New Roman" w:hAnsi="Times New Roman" w:cs="Times New Roman"/>
          <w:sz w:val="24"/>
          <w:szCs w:val="24"/>
          <w:lang w:val="en-GB"/>
        </w:rPr>
        <w:t xml:space="preserve">such as in turbid waters, </w:t>
      </w:r>
      <w:r w:rsidR="00F149E3">
        <w:rPr>
          <w:rFonts w:ascii="Times New Roman" w:eastAsia="Times New Roman" w:hAnsi="Times New Roman" w:cs="Times New Roman"/>
          <w:sz w:val="24"/>
          <w:szCs w:val="24"/>
          <w:lang w:val="en-GB"/>
        </w:rPr>
        <w:t>increase</w:t>
      </w:r>
      <w:r w:rsidR="009D1CAE">
        <w:rPr>
          <w:rFonts w:ascii="Times New Roman" w:eastAsia="Times New Roman" w:hAnsi="Times New Roman" w:cs="Times New Roman"/>
          <w:sz w:val="24"/>
          <w:szCs w:val="24"/>
          <w:lang w:val="en-GB"/>
        </w:rPr>
        <w:t>s</w:t>
      </w:r>
      <w:r w:rsidR="00F149E3">
        <w:rPr>
          <w:rFonts w:ascii="Times New Roman" w:eastAsia="Times New Roman" w:hAnsi="Times New Roman" w:cs="Times New Roman"/>
          <w:sz w:val="24"/>
          <w:szCs w:val="24"/>
          <w:lang w:val="en-GB"/>
        </w:rPr>
        <w:t xml:space="preserve"> cohesion [</w:t>
      </w:r>
      <w:commentRangeStart w:id="61"/>
      <w:r w:rsidR="00F149E3">
        <w:rPr>
          <w:rFonts w:ascii="Times New Roman" w:eastAsia="Times New Roman" w:hAnsi="Times New Roman" w:cs="Times New Roman"/>
          <w:sz w:val="24"/>
          <w:szCs w:val="24"/>
          <w:lang w:val="en-GB"/>
        </w:rPr>
        <w:t>CITE</w:t>
      </w:r>
      <w:commentRangeEnd w:id="61"/>
      <w:r w:rsidR="004E1F88">
        <w:rPr>
          <w:rStyle w:val="Refdecomentario"/>
        </w:rPr>
        <w:commentReference w:id="61"/>
      </w:r>
      <w:r w:rsidR="00F149E3">
        <w:rPr>
          <w:rFonts w:ascii="Times New Roman" w:eastAsia="Times New Roman" w:hAnsi="Times New Roman" w:cs="Times New Roman"/>
          <w:sz w:val="24"/>
          <w:szCs w:val="24"/>
          <w:lang w:val="en-GB"/>
        </w:rPr>
        <w:t xml:space="preserve">] </w:t>
      </w:r>
      <w:r w:rsidR="009D1CAE">
        <w:rPr>
          <w:rFonts w:ascii="Times New Roman" w:eastAsia="Times New Roman" w:hAnsi="Times New Roman" w:cs="Times New Roman"/>
          <w:sz w:val="24"/>
          <w:szCs w:val="24"/>
          <w:lang w:val="en-GB"/>
        </w:rPr>
        <w:t>but</w:t>
      </w:r>
      <w:r w:rsidR="00F149E3">
        <w:rPr>
          <w:rFonts w:ascii="Times New Roman" w:eastAsia="Times New Roman" w:hAnsi="Times New Roman" w:cs="Times New Roman"/>
          <w:sz w:val="24"/>
          <w:szCs w:val="24"/>
          <w:lang w:val="en-GB"/>
        </w:rPr>
        <w:t xml:space="preserve"> </w:t>
      </w:r>
      <w:r w:rsidR="009D1CAE">
        <w:rPr>
          <w:rFonts w:ascii="Times New Roman" w:eastAsia="Times New Roman" w:hAnsi="Times New Roman" w:cs="Times New Roman"/>
          <w:sz w:val="24"/>
          <w:szCs w:val="24"/>
          <w:lang w:val="en-GB"/>
        </w:rPr>
        <w:t xml:space="preserve">make </w:t>
      </w:r>
      <w:r w:rsidR="00F149E3">
        <w:rPr>
          <w:rFonts w:ascii="Times New Roman" w:eastAsia="Times New Roman" w:hAnsi="Times New Roman" w:cs="Times New Roman"/>
          <w:sz w:val="24"/>
          <w:szCs w:val="24"/>
          <w:lang w:val="en-GB"/>
        </w:rPr>
        <w:t>slower and less accurate decisions [</w:t>
      </w:r>
      <w:commentRangeStart w:id="62"/>
      <w:r w:rsidR="00F149E3">
        <w:rPr>
          <w:rFonts w:ascii="Times New Roman" w:eastAsia="Times New Roman" w:hAnsi="Times New Roman" w:cs="Times New Roman"/>
          <w:sz w:val="24"/>
          <w:szCs w:val="24"/>
          <w:lang w:val="en-GB"/>
        </w:rPr>
        <w:t>CITE</w:t>
      </w:r>
      <w:commentRangeEnd w:id="62"/>
      <w:r w:rsidR="004E1F88">
        <w:rPr>
          <w:rStyle w:val="Refdecomentario"/>
        </w:rPr>
        <w:commentReference w:id="62"/>
      </w:r>
      <w:r w:rsidR="00F149E3">
        <w:rPr>
          <w:rFonts w:ascii="Times New Roman" w:eastAsia="Times New Roman" w:hAnsi="Times New Roman" w:cs="Times New Roman"/>
          <w:sz w:val="24"/>
          <w:szCs w:val="24"/>
          <w:lang w:val="en-GB"/>
        </w:rPr>
        <w:t>]</w:t>
      </w:r>
      <w:r w:rsidR="00D30D3A">
        <w:rPr>
          <w:rFonts w:ascii="Times New Roman" w:eastAsia="Times New Roman" w:hAnsi="Times New Roman" w:cs="Times New Roman"/>
          <w:sz w:val="24"/>
          <w:szCs w:val="24"/>
          <w:lang w:val="en-GB"/>
        </w:rPr>
        <w:t xml:space="preserve"> and</w:t>
      </w:r>
      <w:r w:rsidR="00F557FE">
        <w:rPr>
          <w:rFonts w:ascii="Times New Roman" w:eastAsia="Times New Roman" w:hAnsi="Times New Roman" w:cs="Times New Roman"/>
          <w:sz w:val="24"/>
          <w:szCs w:val="24"/>
          <w:lang w:val="en-GB"/>
        </w:rPr>
        <w:t xml:space="preserve"> ants deposit (and rely more on) pheromones in low-light conditions [</w:t>
      </w:r>
      <w:commentRangeStart w:id="63"/>
      <w:r w:rsidR="00F557FE">
        <w:rPr>
          <w:rFonts w:ascii="Times New Roman" w:eastAsia="Times New Roman" w:hAnsi="Times New Roman" w:cs="Times New Roman"/>
          <w:sz w:val="24"/>
          <w:szCs w:val="24"/>
          <w:lang w:val="en-GB"/>
        </w:rPr>
        <w:t>CITE</w:t>
      </w:r>
      <w:commentRangeEnd w:id="63"/>
      <w:r w:rsidR="004E1F88">
        <w:rPr>
          <w:rStyle w:val="Refdecomentario"/>
        </w:rPr>
        <w:commentReference w:id="63"/>
      </w:r>
      <w:r w:rsidR="00F557FE">
        <w:rPr>
          <w:rFonts w:ascii="Times New Roman" w:eastAsia="Times New Roman" w:hAnsi="Times New Roman" w:cs="Times New Roman"/>
          <w:sz w:val="24"/>
          <w:szCs w:val="24"/>
          <w:lang w:val="en-GB"/>
        </w:rPr>
        <w:t>]</w:t>
      </w:r>
      <w:r w:rsidR="00D30D3A">
        <w:rPr>
          <w:rFonts w:ascii="Times New Roman" w:eastAsia="Times New Roman" w:hAnsi="Times New Roman" w:cs="Times New Roman"/>
          <w:sz w:val="24"/>
          <w:szCs w:val="24"/>
          <w:lang w:val="en-GB"/>
        </w:rPr>
        <w:t>.</w:t>
      </w:r>
      <w:r w:rsidR="00F557FE">
        <w:rPr>
          <w:rFonts w:ascii="Times New Roman" w:eastAsia="Times New Roman" w:hAnsi="Times New Roman" w:cs="Times New Roman"/>
          <w:sz w:val="24"/>
          <w:szCs w:val="24"/>
          <w:lang w:val="en-GB"/>
        </w:rPr>
        <w:t xml:space="preserve"> </w:t>
      </w:r>
      <w:r w:rsidR="00D30D3A">
        <w:rPr>
          <w:rFonts w:ascii="Times New Roman" w:eastAsia="Times New Roman" w:hAnsi="Times New Roman" w:cs="Times New Roman"/>
          <w:sz w:val="24"/>
          <w:szCs w:val="24"/>
          <w:lang w:val="en-GB"/>
        </w:rPr>
        <w:t>B</w:t>
      </w:r>
      <w:r w:rsidR="009D1CAE">
        <w:rPr>
          <w:rFonts w:ascii="Times New Roman" w:eastAsia="Times New Roman" w:hAnsi="Times New Roman" w:cs="Times New Roman"/>
          <w:sz w:val="24"/>
          <w:szCs w:val="24"/>
          <w:lang w:val="en-GB"/>
        </w:rPr>
        <w:t>irds</w:t>
      </w:r>
      <w:r w:rsidR="00D30D3A">
        <w:rPr>
          <w:rFonts w:ascii="Times New Roman" w:eastAsia="Times New Roman" w:hAnsi="Times New Roman" w:cs="Times New Roman"/>
          <w:sz w:val="24"/>
          <w:szCs w:val="24"/>
          <w:lang w:val="en-GB"/>
        </w:rPr>
        <w:t>, which have access to both visual and vocal communication systems,</w:t>
      </w:r>
      <w:r w:rsidR="009D1CAE">
        <w:rPr>
          <w:rFonts w:ascii="Times New Roman" w:eastAsia="Times New Roman" w:hAnsi="Times New Roman" w:cs="Times New Roman"/>
          <w:sz w:val="24"/>
          <w:szCs w:val="24"/>
          <w:lang w:val="en-GB"/>
        </w:rPr>
        <w:t xml:space="preserve"> are more likely to switch to making acoustic alarm calls when in longer </w:t>
      </w:r>
      <w:r w:rsidR="00F557FE">
        <w:rPr>
          <w:rFonts w:ascii="Times New Roman" w:eastAsia="Times New Roman" w:hAnsi="Times New Roman" w:cs="Times New Roman"/>
          <w:sz w:val="24"/>
          <w:szCs w:val="24"/>
          <w:lang w:val="en-GB"/>
        </w:rPr>
        <w:t xml:space="preserve">than </w:t>
      </w:r>
      <w:r w:rsidR="00EB6DDA">
        <w:rPr>
          <w:rFonts w:ascii="Times New Roman" w:eastAsia="Times New Roman" w:hAnsi="Times New Roman" w:cs="Times New Roman"/>
          <w:sz w:val="24"/>
          <w:szCs w:val="24"/>
          <w:lang w:val="en-GB"/>
        </w:rPr>
        <w:t xml:space="preserve">when in shorter </w:t>
      </w:r>
      <w:r w:rsidR="009D1CAE">
        <w:rPr>
          <w:rFonts w:ascii="Times New Roman" w:eastAsia="Times New Roman" w:hAnsi="Times New Roman" w:cs="Times New Roman"/>
          <w:sz w:val="24"/>
          <w:szCs w:val="24"/>
          <w:lang w:val="en-GB"/>
        </w:rPr>
        <w:t>grass [</w:t>
      </w:r>
      <w:commentRangeStart w:id="64"/>
      <w:r w:rsidR="009D1CAE">
        <w:rPr>
          <w:rFonts w:ascii="Times New Roman" w:eastAsia="Times New Roman" w:hAnsi="Times New Roman" w:cs="Times New Roman"/>
          <w:sz w:val="24"/>
          <w:szCs w:val="24"/>
          <w:lang w:val="en-GB"/>
        </w:rPr>
        <w:t>CITE</w:t>
      </w:r>
      <w:commentRangeEnd w:id="64"/>
      <w:r w:rsidR="004E1F88">
        <w:rPr>
          <w:rStyle w:val="Refdecomentario"/>
        </w:rPr>
        <w:commentReference w:id="64"/>
      </w:r>
      <w:r w:rsidR="009D1CAE">
        <w:rPr>
          <w:rFonts w:ascii="Times New Roman" w:eastAsia="Times New Roman" w:hAnsi="Times New Roman" w:cs="Times New Roman"/>
          <w:sz w:val="24"/>
          <w:szCs w:val="24"/>
          <w:lang w:val="en-GB"/>
        </w:rPr>
        <w:t xml:space="preserve">]. </w:t>
      </w:r>
      <w:r w:rsidR="00D30D3A" w:rsidRPr="00D30D3A">
        <w:rPr>
          <w:rFonts w:ascii="Times New Roman" w:eastAsia="Times New Roman" w:hAnsi="Times New Roman" w:cs="Times New Roman"/>
          <w:sz w:val="24"/>
          <w:szCs w:val="24"/>
          <w:lang w:val="en-GB"/>
        </w:rPr>
        <w:t>Spix’s disc-winged bats</w:t>
      </w:r>
      <w:r w:rsidR="00D30D3A">
        <w:rPr>
          <w:rFonts w:ascii="Times New Roman" w:eastAsia="Times New Roman" w:hAnsi="Times New Roman" w:cs="Times New Roman"/>
          <w:sz w:val="24"/>
          <w:szCs w:val="24"/>
          <w:lang w:val="en-GB"/>
        </w:rPr>
        <w:t xml:space="preserve"> have limited visual information</w:t>
      </w:r>
      <w:r w:rsidR="00D016E7">
        <w:rPr>
          <w:rFonts w:ascii="Times New Roman" w:eastAsia="Times New Roman" w:hAnsi="Times New Roman" w:cs="Times New Roman"/>
          <w:sz w:val="24"/>
          <w:szCs w:val="24"/>
          <w:lang w:val="en-GB"/>
        </w:rPr>
        <w:t xml:space="preserve"> both due to vegetation density and due to flying in the dark</w:t>
      </w:r>
      <w:r w:rsidR="00D30D3A">
        <w:rPr>
          <w:rFonts w:ascii="Times New Roman" w:eastAsia="Times New Roman" w:hAnsi="Times New Roman" w:cs="Times New Roman"/>
          <w:sz w:val="24"/>
          <w:szCs w:val="24"/>
          <w:lang w:val="en-GB"/>
        </w:rPr>
        <w:t>, but</w:t>
      </w:r>
      <w:r w:rsidR="00D30D3A" w:rsidRPr="00D30D3A">
        <w:rPr>
          <w:rFonts w:ascii="Times New Roman" w:eastAsia="Times New Roman" w:hAnsi="Times New Roman" w:cs="Times New Roman"/>
          <w:sz w:val="24"/>
          <w:szCs w:val="24"/>
          <w:lang w:val="en-GB"/>
        </w:rPr>
        <w:t xml:space="preserve"> employ a dual call system for</w:t>
      </w:r>
      <w:r w:rsidR="00D30D3A">
        <w:rPr>
          <w:rFonts w:ascii="Times New Roman" w:eastAsia="Times New Roman" w:hAnsi="Times New Roman" w:cs="Times New Roman"/>
          <w:sz w:val="24"/>
          <w:szCs w:val="24"/>
          <w:lang w:val="en-GB"/>
        </w:rPr>
        <w:t xml:space="preserve"> coordinating movements and</w:t>
      </w:r>
      <w:r w:rsidR="00D30D3A" w:rsidRPr="00D30D3A">
        <w:rPr>
          <w:rFonts w:ascii="Times New Roman" w:eastAsia="Times New Roman" w:hAnsi="Times New Roman" w:cs="Times New Roman"/>
          <w:sz w:val="24"/>
          <w:szCs w:val="24"/>
          <w:lang w:val="en-GB"/>
        </w:rPr>
        <w:t xml:space="preserve"> locating roosts. Flying individuals constantly emit ultrasonic inquiry calls while searching for a roost, which are typically answered by response calls from individuals </w:t>
      </w:r>
      <w:r w:rsidR="00D30D3A">
        <w:rPr>
          <w:rFonts w:ascii="Times New Roman" w:eastAsia="Times New Roman" w:hAnsi="Times New Roman" w:cs="Times New Roman"/>
          <w:sz w:val="24"/>
          <w:szCs w:val="24"/>
          <w:lang w:val="en-GB"/>
        </w:rPr>
        <w:t xml:space="preserve">already </w:t>
      </w:r>
      <w:r w:rsidR="00D30D3A" w:rsidRPr="00D30D3A">
        <w:rPr>
          <w:rFonts w:ascii="Times New Roman" w:eastAsia="Times New Roman" w:hAnsi="Times New Roman" w:cs="Times New Roman"/>
          <w:sz w:val="24"/>
          <w:szCs w:val="24"/>
          <w:lang w:val="en-GB"/>
        </w:rPr>
        <w:t xml:space="preserve">inside the roost (12). </w:t>
      </w:r>
      <w:r w:rsidR="009D1CAE">
        <w:rPr>
          <w:rFonts w:ascii="Times New Roman" w:eastAsia="Times New Roman" w:hAnsi="Times New Roman" w:cs="Times New Roman"/>
          <w:sz w:val="24"/>
          <w:szCs w:val="24"/>
          <w:lang w:val="en-GB"/>
        </w:rPr>
        <w:t xml:space="preserve">However, a challenge for acoustic communication is it can easily suffer from information masking or signal </w:t>
      </w:r>
      <w:r w:rsidR="00D30D3A">
        <w:rPr>
          <w:rFonts w:ascii="Times New Roman" w:eastAsia="Times New Roman" w:hAnsi="Times New Roman" w:cs="Times New Roman"/>
          <w:sz w:val="24"/>
          <w:szCs w:val="24"/>
          <w:lang w:val="en-GB"/>
        </w:rPr>
        <w:t>jamming</w:t>
      </w:r>
      <w:r w:rsidR="00794B32">
        <w:rPr>
          <w:rFonts w:ascii="Times New Roman" w:eastAsia="Times New Roman" w:hAnsi="Times New Roman" w:cs="Times New Roman"/>
          <w:sz w:val="24"/>
          <w:szCs w:val="24"/>
          <w:lang w:val="en-GB"/>
        </w:rPr>
        <w:t xml:space="preserve"> [</w:t>
      </w:r>
      <w:commentRangeStart w:id="65"/>
      <w:r w:rsidR="00794B32">
        <w:rPr>
          <w:rFonts w:ascii="Times New Roman" w:eastAsia="Times New Roman" w:hAnsi="Times New Roman" w:cs="Times New Roman"/>
          <w:sz w:val="24"/>
          <w:szCs w:val="24"/>
          <w:lang w:val="en-GB"/>
        </w:rPr>
        <w:t>CITE</w:t>
      </w:r>
      <w:commentRangeEnd w:id="65"/>
      <w:r w:rsidR="00794B32">
        <w:rPr>
          <w:rStyle w:val="Refdecomentario"/>
        </w:rPr>
        <w:commentReference w:id="65"/>
      </w:r>
      <w:r w:rsidR="00794B32">
        <w:rPr>
          <w:rFonts w:ascii="Times New Roman" w:eastAsia="Times New Roman" w:hAnsi="Times New Roman" w:cs="Times New Roman"/>
          <w:sz w:val="24"/>
          <w:szCs w:val="24"/>
          <w:lang w:val="en-GB"/>
        </w:rPr>
        <w:t>]</w:t>
      </w:r>
      <w:r w:rsidR="00D30D3A">
        <w:rPr>
          <w:rFonts w:ascii="Times New Roman" w:eastAsia="Times New Roman" w:hAnsi="Times New Roman" w:cs="Times New Roman"/>
          <w:sz w:val="24"/>
          <w:szCs w:val="24"/>
          <w:lang w:val="en-GB"/>
        </w:rPr>
        <w:t>. T</w:t>
      </w:r>
      <w:r w:rsidR="009D1CAE">
        <w:rPr>
          <w:rFonts w:ascii="Times New Roman" w:eastAsia="Times New Roman" w:hAnsi="Times New Roman" w:cs="Times New Roman"/>
          <w:sz w:val="24"/>
          <w:szCs w:val="24"/>
          <w:lang w:val="en-GB"/>
        </w:rPr>
        <w:t>h</w:t>
      </w:r>
      <w:r w:rsidR="00D30D3A">
        <w:rPr>
          <w:rFonts w:ascii="Times New Roman" w:eastAsia="Times New Roman" w:hAnsi="Times New Roman" w:cs="Times New Roman"/>
          <w:sz w:val="24"/>
          <w:szCs w:val="24"/>
          <w:lang w:val="en-GB"/>
        </w:rPr>
        <w:t>is</w:t>
      </w:r>
      <w:r w:rsidR="009D1CAE">
        <w:rPr>
          <w:rFonts w:ascii="Times New Roman" w:eastAsia="Times New Roman" w:hAnsi="Times New Roman" w:cs="Times New Roman"/>
          <w:sz w:val="24"/>
          <w:szCs w:val="24"/>
          <w:lang w:val="en-GB"/>
        </w:rPr>
        <w:t xml:space="preserve"> ‘cocktail party</w:t>
      </w:r>
      <w:r w:rsidR="00D30D3A">
        <w:rPr>
          <w:rFonts w:ascii="Times New Roman" w:eastAsia="Times New Roman" w:hAnsi="Times New Roman" w:cs="Times New Roman"/>
          <w:sz w:val="24"/>
          <w:szCs w:val="24"/>
          <w:lang w:val="en-GB"/>
        </w:rPr>
        <w:t xml:space="preserve"> effect</w:t>
      </w:r>
      <w:r w:rsidR="009D1CAE">
        <w:rPr>
          <w:rFonts w:ascii="Times New Roman" w:eastAsia="Times New Roman" w:hAnsi="Times New Roman" w:cs="Times New Roman"/>
          <w:sz w:val="24"/>
          <w:szCs w:val="24"/>
          <w:lang w:val="en-GB"/>
        </w:rPr>
        <w:t xml:space="preserve">’ </w:t>
      </w:r>
      <w:r w:rsidR="00D30D3A">
        <w:rPr>
          <w:rFonts w:ascii="Times New Roman" w:eastAsia="Times New Roman" w:hAnsi="Times New Roman" w:cs="Times New Roman"/>
          <w:sz w:val="24"/>
          <w:szCs w:val="24"/>
          <w:lang w:val="en-GB"/>
        </w:rPr>
        <w:t>arises</w:t>
      </w:r>
      <w:r w:rsidR="009D1CAE">
        <w:rPr>
          <w:rFonts w:ascii="Times New Roman" w:eastAsia="Times New Roman" w:hAnsi="Times New Roman" w:cs="Times New Roman"/>
          <w:sz w:val="24"/>
          <w:szCs w:val="24"/>
          <w:lang w:val="en-GB"/>
        </w:rPr>
        <w:t xml:space="preserve"> whe</w:t>
      </w:r>
      <w:r w:rsidR="00D30D3A">
        <w:rPr>
          <w:rFonts w:ascii="Times New Roman" w:eastAsia="Times New Roman" w:hAnsi="Times New Roman" w:cs="Times New Roman"/>
          <w:sz w:val="24"/>
          <w:szCs w:val="24"/>
          <w:lang w:val="en-GB"/>
        </w:rPr>
        <w:t>n</w:t>
      </w:r>
      <w:r w:rsidR="009D1CAE">
        <w:rPr>
          <w:rFonts w:ascii="Times New Roman" w:eastAsia="Times New Roman" w:hAnsi="Times New Roman" w:cs="Times New Roman"/>
          <w:sz w:val="24"/>
          <w:szCs w:val="24"/>
          <w:lang w:val="en-GB"/>
        </w:rPr>
        <w:t xml:space="preserve"> many individuals are trying to vocalise simultaneously. </w:t>
      </w:r>
    </w:p>
    <w:p w14:paraId="76AD8573" w14:textId="79E58AA7" w:rsidR="00F149E3" w:rsidRDefault="00F149E3" w:rsidP="003341F0">
      <w:pPr>
        <w:rPr>
          <w:rFonts w:ascii="Times New Roman" w:eastAsia="Times New Roman" w:hAnsi="Times New Roman" w:cs="Times New Roman"/>
          <w:sz w:val="24"/>
          <w:szCs w:val="24"/>
          <w:lang w:val="en-GB"/>
        </w:rPr>
      </w:pPr>
    </w:p>
    <w:p w14:paraId="45682B8F" w14:textId="53ECBEB7" w:rsidR="00F149E3" w:rsidRDefault="00D30D3A" w:rsidP="003341F0">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Mitigating the cocktail party effect requires </w:t>
      </w:r>
      <w:r w:rsidRPr="00D30D3A">
        <w:rPr>
          <w:rFonts w:ascii="Times New Roman" w:eastAsia="Times New Roman" w:hAnsi="Times New Roman" w:cs="Times New Roman"/>
          <w:sz w:val="24"/>
          <w:szCs w:val="24"/>
          <w:lang w:val="en-GB"/>
        </w:rPr>
        <w:t>coordinat</w:t>
      </w:r>
      <w:r>
        <w:rPr>
          <w:rFonts w:ascii="Times New Roman" w:eastAsia="Times New Roman" w:hAnsi="Times New Roman" w:cs="Times New Roman"/>
          <w:sz w:val="24"/>
          <w:szCs w:val="24"/>
          <w:lang w:val="en-GB"/>
        </w:rPr>
        <w:t>ing the</w:t>
      </w:r>
      <w:r w:rsidRPr="00D30D3A">
        <w:rPr>
          <w:rFonts w:ascii="Times New Roman" w:eastAsia="Times New Roman" w:hAnsi="Times New Roman" w:cs="Times New Roman"/>
          <w:sz w:val="24"/>
          <w:szCs w:val="24"/>
          <w:lang w:val="en-GB"/>
        </w:rPr>
        <w:t xml:space="preserve"> delivery of inquiry calls </w:t>
      </w:r>
      <w:r>
        <w:rPr>
          <w:rFonts w:ascii="Times New Roman" w:eastAsia="Times New Roman" w:hAnsi="Times New Roman" w:cs="Times New Roman"/>
          <w:sz w:val="24"/>
          <w:szCs w:val="24"/>
          <w:lang w:val="en-GB"/>
        </w:rPr>
        <w:t>to</w:t>
      </w:r>
      <w:r w:rsidRPr="00D30D3A">
        <w:rPr>
          <w:rFonts w:ascii="Times New Roman" w:eastAsia="Times New Roman" w:hAnsi="Times New Roman" w:cs="Times New Roman"/>
          <w:sz w:val="24"/>
          <w:szCs w:val="24"/>
          <w:lang w:val="en-GB"/>
        </w:rPr>
        <w:t xml:space="preserve"> minimize</w:t>
      </w:r>
      <w:del w:id="66" w:author="GLORIANA CHAVERRI ECHANDI" w:date="2025-08-29T17:53:00Z" w16du:dateUtc="2025-08-29T23:53:00Z">
        <w:r w:rsidRPr="00D30D3A" w:rsidDel="000C1B45">
          <w:rPr>
            <w:rFonts w:ascii="Times New Roman" w:eastAsia="Times New Roman" w:hAnsi="Times New Roman" w:cs="Times New Roman"/>
            <w:sz w:val="24"/>
            <w:szCs w:val="24"/>
            <w:lang w:val="en-GB"/>
          </w:rPr>
          <w:delText>s</w:delText>
        </w:r>
      </w:del>
      <w:r w:rsidRPr="00D30D3A">
        <w:rPr>
          <w:rFonts w:ascii="Times New Roman" w:eastAsia="Times New Roman" w:hAnsi="Times New Roman" w:cs="Times New Roman"/>
          <w:sz w:val="24"/>
          <w:szCs w:val="24"/>
          <w:lang w:val="en-GB"/>
        </w:rPr>
        <w:t xml:space="preserve"> temporal overlap while maintaining a constant vocal output</w:t>
      </w:r>
      <w:r>
        <w:rPr>
          <w:rFonts w:ascii="Times New Roman" w:eastAsia="Times New Roman" w:hAnsi="Times New Roman" w:cs="Times New Roman"/>
          <w:sz w:val="24"/>
          <w:szCs w:val="24"/>
          <w:lang w:val="en-GB"/>
        </w:rPr>
        <w:t xml:space="preserve"> to maintain sufficient information transmission. We recorded calls of solitary bats, natural groups and artificial groups, applying individual call identification models in group settings to obtain data on call rates. We </w:t>
      </w:r>
      <w:r>
        <w:rPr>
          <w:rFonts w:ascii="Times New Roman" w:eastAsia="Times New Roman" w:hAnsi="Times New Roman" w:cs="Times New Roman"/>
          <w:sz w:val="24"/>
          <w:szCs w:val="24"/>
          <w:lang w:val="en-GB"/>
        </w:rPr>
        <w:lastRenderedPageBreak/>
        <w:t xml:space="preserve">found distinct differences in how bats </w:t>
      </w:r>
      <w:r w:rsidR="006661F9">
        <w:rPr>
          <w:rFonts w:ascii="Times New Roman" w:eastAsia="Times New Roman" w:hAnsi="Times New Roman" w:cs="Times New Roman"/>
          <w:sz w:val="24"/>
          <w:szCs w:val="24"/>
          <w:lang w:val="en-GB"/>
        </w:rPr>
        <w:t xml:space="preserve">called in familiar versus unfamiliar groups. </w:t>
      </w:r>
      <w:r w:rsidR="006661F9" w:rsidRPr="006661F9">
        <w:rPr>
          <w:rFonts w:ascii="Times New Roman" w:eastAsia="Times New Roman" w:hAnsi="Times New Roman" w:cs="Times New Roman"/>
          <w:sz w:val="24"/>
          <w:szCs w:val="24"/>
          <w:lang w:val="en-GB"/>
        </w:rPr>
        <w:t>Both natural and artificial groups experienced less call overlap than expected by chance</w:t>
      </w:r>
      <w:r w:rsidR="006661F9">
        <w:rPr>
          <w:rFonts w:ascii="Times New Roman" w:eastAsia="Times New Roman" w:hAnsi="Times New Roman" w:cs="Times New Roman"/>
          <w:sz w:val="24"/>
          <w:szCs w:val="24"/>
          <w:lang w:val="en-GB"/>
        </w:rPr>
        <w:t xml:space="preserve"> (simulated groups created by combining solitary flights)</w:t>
      </w:r>
      <w:r w:rsidR="006661F9" w:rsidRPr="006661F9">
        <w:rPr>
          <w:rFonts w:ascii="Times New Roman" w:eastAsia="Times New Roman" w:hAnsi="Times New Roman" w:cs="Times New Roman"/>
          <w:sz w:val="24"/>
          <w:szCs w:val="24"/>
          <w:lang w:val="en-GB"/>
        </w:rPr>
        <w:t>, indicating active avoidance of signal jamming at the group level (Fig Y</w:t>
      </w:r>
      <w:commentRangeStart w:id="67"/>
      <w:r w:rsidR="006661F9" w:rsidRPr="006661F9">
        <w:rPr>
          <w:rFonts w:ascii="Times New Roman" w:eastAsia="Times New Roman" w:hAnsi="Times New Roman" w:cs="Times New Roman"/>
          <w:sz w:val="24"/>
          <w:szCs w:val="24"/>
          <w:lang w:val="en-GB"/>
        </w:rPr>
        <w:t>C</w:t>
      </w:r>
      <w:commentRangeEnd w:id="67"/>
      <w:r w:rsidR="006661F9">
        <w:rPr>
          <w:rStyle w:val="Refdecomentario"/>
        </w:rPr>
        <w:commentReference w:id="67"/>
      </w:r>
      <w:r w:rsidR="006661F9" w:rsidRPr="006661F9">
        <w:rPr>
          <w:rFonts w:ascii="Times New Roman" w:eastAsia="Times New Roman" w:hAnsi="Times New Roman" w:cs="Times New Roman"/>
          <w:sz w:val="24"/>
          <w:szCs w:val="24"/>
          <w:lang w:val="en-GB"/>
        </w:rPr>
        <w:t>).</w:t>
      </w:r>
      <w:r w:rsidR="006661F9">
        <w:rPr>
          <w:rFonts w:ascii="Times New Roman" w:eastAsia="Times New Roman" w:hAnsi="Times New Roman" w:cs="Times New Roman"/>
          <w:sz w:val="24"/>
          <w:szCs w:val="24"/>
          <w:lang w:val="en-GB"/>
        </w:rPr>
        <w:t xml:space="preserve"> </w:t>
      </w:r>
      <w:r w:rsidR="006661F9" w:rsidRPr="006661F9">
        <w:rPr>
          <w:rFonts w:ascii="Times New Roman" w:eastAsia="Times New Roman" w:hAnsi="Times New Roman" w:cs="Times New Roman"/>
          <w:sz w:val="24"/>
          <w:szCs w:val="24"/>
          <w:lang w:val="en-GB"/>
        </w:rPr>
        <w:t>This seems to be achieved by adjusting calling rates at the individual level</w:t>
      </w:r>
      <w:ins w:id="68" w:author="GLORIANA CHAVERRI ECHANDI" w:date="2025-08-29T17:54:00Z" w16du:dateUtc="2025-08-29T23:54:00Z">
        <w:r w:rsidR="000C1B45">
          <w:rPr>
            <w:rFonts w:ascii="Times New Roman" w:eastAsia="Times New Roman" w:hAnsi="Times New Roman" w:cs="Times New Roman"/>
            <w:sz w:val="24"/>
            <w:szCs w:val="24"/>
            <w:lang w:val="en-GB"/>
          </w:rPr>
          <w:t>,</w:t>
        </w:r>
      </w:ins>
      <w:r w:rsidR="006661F9" w:rsidRPr="006661F9">
        <w:rPr>
          <w:rFonts w:ascii="Times New Roman" w:eastAsia="Times New Roman" w:hAnsi="Times New Roman" w:cs="Times New Roman"/>
          <w:sz w:val="24"/>
          <w:szCs w:val="24"/>
          <w:lang w:val="en-GB"/>
        </w:rPr>
        <w:t xml:space="preserve"> </w:t>
      </w:r>
      <w:r w:rsidR="006661F9">
        <w:rPr>
          <w:rFonts w:ascii="Times New Roman" w:eastAsia="Times New Roman" w:hAnsi="Times New Roman" w:cs="Times New Roman"/>
          <w:sz w:val="24"/>
          <w:szCs w:val="24"/>
          <w:lang w:val="en-GB"/>
        </w:rPr>
        <w:t>as</w:t>
      </w:r>
      <w:r w:rsidR="006661F9" w:rsidRPr="006661F9">
        <w:rPr>
          <w:rFonts w:ascii="Times New Roman" w:eastAsia="Times New Roman" w:hAnsi="Times New Roman" w:cs="Times New Roman"/>
          <w:sz w:val="24"/>
          <w:szCs w:val="24"/>
          <w:lang w:val="en-GB"/>
        </w:rPr>
        <w:t xml:space="preserve"> call rates </w:t>
      </w:r>
      <w:ins w:id="69" w:author="GLORIANA CHAVERRI ECHANDI" w:date="2025-08-29T17:54:00Z" w16du:dateUtc="2025-08-29T23:54:00Z">
        <w:r w:rsidR="00354538">
          <w:rPr>
            <w:rFonts w:ascii="Times New Roman" w:eastAsia="Times New Roman" w:hAnsi="Times New Roman" w:cs="Times New Roman"/>
            <w:sz w:val="24"/>
            <w:szCs w:val="24"/>
            <w:lang w:val="en-GB"/>
          </w:rPr>
          <w:t xml:space="preserve">per bat </w:t>
        </w:r>
      </w:ins>
      <w:r w:rsidR="006661F9" w:rsidRPr="006661F9">
        <w:rPr>
          <w:rFonts w:ascii="Times New Roman" w:eastAsia="Times New Roman" w:hAnsi="Times New Roman" w:cs="Times New Roman"/>
          <w:sz w:val="24"/>
          <w:szCs w:val="24"/>
          <w:lang w:val="en-GB"/>
        </w:rPr>
        <w:t xml:space="preserve">during group flights were lower than those in solo flights </w:t>
      </w:r>
      <w:r w:rsidR="006661F9">
        <w:rPr>
          <w:rFonts w:ascii="Times New Roman" w:eastAsia="Times New Roman" w:hAnsi="Times New Roman" w:cs="Times New Roman"/>
          <w:sz w:val="24"/>
          <w:szCs w:val="24"/>
          <w:lang w:val="en-GB"/>
        </w:rPr>
        <w:t>(</w:t>
      </w:r>
      <w:r w:rsidR="006661F9" w:rsidRPr="006661F9">
        <w:rPr>
          <w:rFonts w:ascii="Times New Roman" w:eastAsia="Times New Roman" w:hAnsi="Times New Roman" w:cs="Times New Roman"/>
          <w:sz w:val="24"/>
          <w:szCs w:val="24"/>
          <w:lang w:val="en-GB"/>
        </w:rPr>
        <w:t>Fig YA).</w:t>
      </w:r>
      <w:r w:rsidR="006661F9">
        <w:rPr>
          <w:rFonts w:ascii="Times New Roman" w:eastAsia="Times New Roman" w:hAnsi="Times New Roman" w:cs="Times New Roman"/>
          <w:sz w:val="24"/>
          <w:szCs w:val="24"/>
          <w:lang w:val="en-GB"/>
        </w:rPr>
        <w:t xml:space="preserve"> However, group-level call rates in natural groups were significantly higher in natural groups than artificial groups (and similar to those of solitary individuals, Fig YB), suggesting that familiar groups can produce a collective signal that maintains a higher level of acoustic information than unfamiliar groups. </w:t>
      </w:r>
    </w:p>
    <w:p w14:paraId="59A1A95C" w14:textId="29EB2602" w:rsidR="006661F9" w:rsidRDefault="006661F9" w:rsidP="003341F0">
      <w:pPr>
        <w:rPr>
          <w:rFonts w:ascii="Times New Roman" w:eastAsia="Times New Roman" w:hAnsi="Times New Roman" w:cs="Times New Roman"/>
          <w:sz w:val="24"/>
          <w:szCs w:val="24"/>
          <w:lang w:val="en-GB"/>
        </w:rPr>
      </w:pPr>
    </w:p>
    <w:p w14:paraId="3D1DF0AB" w14:textId="7A6C35F5" w:rsidR="006661F9" w:rsidRPr="00354538" w:rsidRDefault="006661F9" w:rsidP="003341F0">
      <w:pPr>
        <w:rPr>
          <w:rFonts w:ascii="Times New Roman" w:eastAsia="Times New Roman" w:hAnsi="Times New Roman" w:cs="Times New Roman"/>
          <w:sz w:val="24"/>
          <w:szCs w:val="24"/>
          <w:lang w:val="en-US"/>
          <w:rPrChange w:id="70" w:author="GLORIANA CHAVERRI ECHANDI" w:date="2025-08-29T17:57:00Z" w16du:dateUtc="2025-08-29T23:57:00Z">
            <w:rPr>
              <w:rFonts w:ascii="Times New Roman" w:eastAsia="Times New Roman" w:hAnsi="Times New Roman" w:cs="Times New Roman"/>
              <w:sz w:val="24"/>
              <w:szCs w:val="24"/>
              <w:lang w:val="en-GB"/>
            </w:rPr>
          </w:rPrChange>
        </w:rPr>
      </w:pPr>
      <w:r>
        <w:rPr>
          <w:rFonts w:ascii="Times New Roman" w:eastAsia="Times New Roman" w:hAnsi="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w:t>
      </w:r>
      <w:r w:rsidR="00794B32">
        <w:rPr>
          <w:rFonts w:ascii="Times New Roman" w:eastAsia="Times New Roman" w:hAnsi="Times New Roman" w:cs="Times New Roman"/>
          <w:sz w:val="24"/>
          <w:szCs w:val="24"/>
          <w:lang w:val="en-GB"/>
        </w:rPr>
        <w:t>T</w:t>
      </w:r>
      <w:r w:rsidR="00D016E7">
        <w:rPr>
          <w:rFonts w:ascii="Times New Roman" w:eastAsia="Times New Roman" w:hAnsi="Times New Roman" w:cs="Times New Roman"/>
          <w:sz w:val="24"/>
          <w:szCs w:val="24"/>
          <w:lang w:val="en-GB"/>
        </w:rPr>
        <w:t>he benefits of familiarity appear to arise</w:t>
      </w:r>
      <w:r w:rsidR="00794B32">
        <w:rPr>
          <w:rFonts w:ascii="Times New Roman" w:eastAsia="Times New Roman" w:hAnsi="Times New Roman" w:cs="Times New Roman"/>
          <w:sz w:val="24"/>
          <w:szCs w:val="24"/>
          <w:lang w:val="en-GB"/>
        </w:rPr>
        <w:t xml:space="preserve"> specifically</w:t>
      </w:r>
      <w:r w:rsidR="00D016E7">
        <w:rPr>
          <w:rFonts w:ascii="Times New Roman" w:eastAsia="Times New Roman" w:hAnsi="Times New Roman" w:cs="Times New Roman"/>
          <w:sz w:val="24"/>
          <w:szCs w:val="24"/>
          <w:lang w:val="en-GB"/>
        </w:rPr>
        <w:t xml:space="preserve"> through more effective communication, as previously found in human groups [</w:t>
      </w:r>
      <w:commentRangeStart w:id="71"/>
      <w:r w:rsidR="00D016E7">
        <w:rPr>
          <w:rFonts w:ascii="Times New Roman" w:eastAsia="Times New Roman" w:hAnsi="Times New Roman" w:cs="Times New Roman"/>
          <w:sz w:val="24"/>
          <w:szCs w:val="24"/>
          <w:lang w:val="en-GB"/>
        </w:rPr>
        <w:t>CITE</w:t>
      </w:r>
      <w:commentRangeEnd w:id="71"/>
      <w:r w:rsidR="00D016E7">
        <w:rPr>
          <w:rStyle w:val="Refdecomentario"/>
        </w:rPr>
        <w:commentReference w:id="71"/>
      </w:r>
      <w:r w:rsidR="00D016E7">
        <w:rPr>
          <w:rFonts w:ascii="Times New Roman" w:eastAsia="Times New Roman" w:hAnsi="Times New Roman" w:cs="Times New Roman"/>
          <w:sz w:val="24"/>
          <w:szCs w:val="24"/>
          <w:lang w:val="en-GB"/>
        </w:rPr>
        <w:t>]</w:t>
      </w:r>
      <w:r w:rsidR="00794B32">
        <w:rPr>
          <w:rFonts w:ascii="Times New Roman" w:eastAsia="Times New Roman" w:hAnsi="Times New Roman" w:cs="Times New Roman"/>
          <w:sz w:val="24"/>
          <w:szCs w:val="24"/>
          <w:lang w:val="en-GB"/>
        </w:rPr>
        <w:t>. The importance of familiarity and its role in facilitating communication that we have uncovered in this study is likely to have widespread importance among social animals. Maintaining cohesion, precisely coordinating actions, and making synchronous collective movements</w:t>
      </w:r>
      <w:ins w:id="72" w:author="GLORIANA CHAVERRI ECHANDI" w:date="2025-08-29T17:55:00Z" w16du:dateUtc="2025-08-29T23:55:00Z">
        <w:r w:rsidR="00354538">
          <w:rPr>
            <w:rFonts w:ascii="Times New Roman" w:eastAsia="Times New Roman" w:hAnsi="Times New Roman" w:cs="Times New Roman"/>
            <w:sz w:val="24"/>
            <w:szCs w:val="24"/>
            <w:lang w:val="en-GB"/>
          </w:rPr>
          <w:t>,</w:t>
        </w:r>
      </w:ins>
      <w:r w:rsidR="00794B32">
        <w:rPr>
          <w:rFonts w:ascii="Times New Roman" w:eastAsia="Times New Roman" w:hAnsi="Times New Roman" w:cs="Times New Roman"/>
          <w:sz w:val="24"/>
          <w:szCs w:val="24"/>
          <w:lang w:val="en-GB"/>
        </w:rPr>
        <w:t xml:space="preserve"> underpins </w:t>
      </w:r>
      <w:r w:rsidR="00975E65">
        <w:rPr>
          <w:rFonts w:ascii="Times New Roman" w:eastAsia="Times New Roman" w:hAnsi="Times New Roman" w:cs="Times New Roman"/>
          <w:sz w:val="24"/>
          <w:szCs w:val="24"/>
          <w:lang w:val="en-GB"/>
        </w:rPr>
        <w:t xml:space="preserve">many </w:t>
      </w:r>
      <w:r w:rsidR="00794B32">
        <w:rPr>
          <w:rFonts w:ascii="Times New Roman" w:eastAsia="Times New Roman" w:hAnsi="Times New Roman" w:cs="Times New Roman"/>
          <w:sz w:val="24"/>
          <w:szCs w:val="24"/>
          <w:lang w:val="en-GB"/>
        </w:rPr>
        <w:t>ecological processes ranging from reproductive ecology</w:t>
      </w:r>
      <w:r w:rsidR="00975E65">
        <w:rPr>
          <w:rFonts w:ascii="Times New Roman" w:eastAsia="Times New Roman" w:hAnsi="Times New Roman" w:cs="Times New Roman"/>
          <w:sz w:val="24"/>
          <w:szCs w:val="24"/>
          <w:lang w:val="en-GB"/>
        </w:rPr>
        <w:t xml:space="preserve"> [</w:t>
      </w:r>
      <w:commentRangeStart w:id="73"/>
      <w:r w:rsidR="00975E65">
        <w:rPr>
          <w:rFonts w:ascii="Times New Roman" w:eastAsia="Times New Roman" w:hAnsi="Times New Roman" w:cs="Times New Roman"/>
          <w:sz w:val="24"/>
          <w:szCs w:val="24"/>
          <w:lang w:val="en-GB"/>
        </w:rPr>
        <w:t>CITE</w:t>
      </w:r>
      <w:commentRangeEnd w:id="73"/>
      <w:r w:rsidR="00975E65">
        <w:rPr>
          <w:rStyle w:val="Refdecomentario"/>
        </w:rPr>
        <w:commentReference w:id="73"/>
      </w:r>
      <w:r w:rsidR="00975E65">
        <w:rPr>
          <w:rFonts w:ascii="Times New Roman" w:eastAsia="Times New Roman" w:hAnsi="Times New Roman" w:cs="Times New Roman"/>
          <w:sz w:val="24"/>
          <w:szCs w:val="24"/>
          <w:lang w:val="en-GB"/>
        </w:rPr>
        <w:t>]</w:t>
      </w:r>
      <w:r w:rsidR="00794B32">
        <w:rPr>
          <w:rFonts w:ascii="Times New Roman" w:eastAsia="Times New Roman" w:hAnsi="Times New Roman" w:cs="Times New Roman"/>
          <w:sz w:val="24"/>
          <w:szCs w:val="24"/>
          <w:lang w:val="en-GB"/>
        </w:rPr>
        <w:t xml:space="preserve"> through to migration</w:t>
      </w:r>
      <w:r w:rsidR="00975E65">
        <w:rPr>
          <w:rFonts w:ascii="Times New Roman" w:eastAsia="Times New Roman" w:hAnsi="Times New Roman" w:cs="Times New Roman"/>
          <w:sz w:val="24"/>
          <w:szCs w:val="24"/>
          <w:lang w:val="en-GB"/>
        </w:rPr>
        <w:t xml:space="preserve"> [</w:t>
      </w:r>
      <w:commentRangeStart w:id="74"/>
      <w:r w:rsidR="00975E65">
        <w:rPr>
          <w:rFonts w:ascii="Times New Roman" w:eastAsia="Times New Roman" w:hAnsi="Times New Roman" w:cs="Times New Roman"/>
          <w:sz w:val="24"/>
          <w:szCs w:val="24"/>
          <w:lang w:val="en-GB"/>
        </w:rPr>
        <w:t>CITE</w:t>
      </w:r>
      <w:commentRangeEnd w:id="74"/>
      <w:r w:rsidR="00975E65">
        <w:rPr>
          <w:rStyle w:val="Refdecomentario"/>
        </w:rPr>
        <w:commentReference w:id="74"/>
      </w:r>
      <w:r w:rsidR="00975E65">
        <w:rPr>
          <w:rFonts w:ascii="Times New Roman" w:eastAsia="Times New Roman" w:hAnsi="Times New Roman" w:cs="Times New Roman"/>
          <w:sz w:val="24"/>
          <w:szCs w:val="24"/>
          <w:lang w:val="en-GB"/>
        </w:rPr>
        <w:t xml:space="preserve">] that </w:t>
      </w:r>
      <w:r w:rsidR="00794B32">
        <w:rPr>
          <w:rFonts w:ascii="Times New Roman" w:eastAsia="Times New Roman" w:hAnsi="Times New Roman" w:cs="Times New Roman"/>
          <w:sz w:val="24"/>
          <w:szCs w:val="24"/>
          <w:lang w:val="en-GB"/>
        </w:rPr>
        <w:t>are</w:t>
      </w:r>
      <w:r w:rsidR="00975E65">
        <w:rPr>
          <w:rFonts w:ascii="Times New Roman" w:eastAsia="Times New Roman" w:hAnsi="Times New Roman" w:cs="Times New Roman"/>
          <w:sz w:val="24"/>
          <w:szCs w:val="24"/>
          <w:lang w:val="en-GB"/>
        </w:rPr>
        <w:t xml:space="preserve"> frequently undertaken in familiar groups.</w:t>
      </w:r>
      <w:r w:rsidR="00794B32">
        <w:rPr>
          <w:rFonts w:ascii="Times New Roman" w:eastAsia="Times New Roman" w:hAnsi="Times New Roman" w:cs="Times New Roman"/>
          <w:sz w:val="24"/>
          <w:szCs w:val="24"/>
          <w:lang w:val="en-GB"/>
        </w:rPr>
        <w:t xml:space="preserve"> </w:t>
      </w:r>
      <w:ins w:id="75" w:author="GLORIANA CHAVERRI ECHANDI" w:date="2025-08-29T17:57:00Z">
        <w:r w:rsidR="00354538" w:rsidRPr="00354538">
          <w:rPr>
            <w:rFonts w:ascii="Times New Roman" w:eastAsia="Times New Roman" w:hAnsi="Times New Roman" w:cs="Times New Roman"/>
            <w:sz w:val="24"/>
            <w:szCs w:val="24"/>
            <w:lang w:val="en-US"/>
            <w:rPrChange w:id="76" w:author="GLORIANA CHAVERRI ECHANDI" w:date="2025-08-29T17:57:00Z" w16du:dateUtc="2025-08-29T23:57:00Z">
              <w:rPr>
                <w:rFonts w:ascii="Times New Roman" w:eastAsia="Times New Roman" w:hAnsi="Times New Roman" w:cs="Times New Roman"/>
                <w:sz w:val="24"/>
                <w:szCs w:val="24"/>
              </w:rPr>
            </w:rPrChange>
          </w:rPr>
          <w:t xml:space="preserve">Our findings therefore extend the concept of </w:t>
        </w:r>
      </w:ins>
      <w:ins w:id="77" w:author="GLORIANA CHAVERRI ECHANDI" w:date="2025-08-29T17:59:00Z" w16du:dateUtc="2025-08-29T23:59:00Z">
        <w:r w:rsidR="00354538">
          <w:rPr>
            <w:rFonts w:ascii="Times New Roman" w:eastAsia="Times New Roman" w:hAnsi="Times New Roman" w:cs="Times New Roman"/>
            <w:sz w:val="24"/>
            <w:szCs w:val="24"/>
            <w:lang w:val="en-US"/>
          </w:rPr>
          <w:t>“</w:t>
        </w:r>
      </w:ins>
      <w:ins w:id="78" w:author="GLORIANA CHAVERRI ECHANDI" w:date="2025-08-29T17:57:00Z">
        <w:r w:rsidR="00354538" w:rsidRPr="00354538">
          <w:rPr>
            <w:rFonts w:ascii="Times New Roman" w:eastAsia="Times New Roman" w:hAnsi="Times New Roman" w:cs="Times New Roman"/>
            <w:sz w:val="24"/>
            <w:szCs w:val="24"/>
            <w:lang w:val="en-US"/>
            <w:rPrChange w:id="79" w:author="GLORIANA CHAVERRI ECHANDI" w:date="2025-08-29T17:57:00Z" w16du:dateUtc="2025-08-29T23:57:00Z">
              <w:rPr>
                <w:rFonts w:ascii="Times New Roman" w:eastAsia="Times New Roman" w:hAnsi="Times New Roman" w:cs="Times New Roman"/>
                <w:sz w:val="24"/>
                <w:szCs w:val="24"/>
              </w:rPr>
            </w:rPrChange>
          </w:rPr>
          <w:t>team familiarity</w:t>
        </w:r>
      </w:ins>
      <w:ins w:id="80" w:author="GLORIANA CHAVERRI ECHANDI" w:date="2025-08-29T17:59:00Z" w16du:dateUtc="2025-08-29T23:59:00Z">
        <w:r w:rsidR="00354538">
          <w:rPr>
            <w:rFonts w:ascii="Times New Roman" w:eastAsia="Times New Roman" w:hAnsi="Times New Roman" w:cs="Times New Roman"/>
            <w:sz w:val="24"/>
            <w:szCs w:val="24"/>
            <w:lang w:val="en-US"/>
          </w:rPr>
          <w:t>”</w:t>
        </w:r>
      </w:ins>
      <w:ins w:id="81" w:author="GLORIANA CHAVERRI ECHANDI" w:date="2025-08-29T17:57:00Z">
        <w:r w:rsidR="00354538" w:rsidRPr="00354538">
          <w:rPr>
            <w:rFonts w:ascii="Times New Roman" w:eastAsia="Times New Roman" w:hAnsi="Times New Roman" w:cs="Times New Roman"/>
            <w:sz w:val="24"/>
            <w:szCs w:val="24"/>
            <w:lang w:val="en-US"/>
            <w:rPrChange w:id="82" w:author="GLORIANA CHAVERRI ECHANDI" w:date="2025-08-29T17:57:00Z" w16du:dateUtc="2025-08-29T23:57:00Z">
              <w:rPr>
                <w:rFonts w:ascii="Times New Roman" w:eastAsia="Times New Roman" w:hAnsi="Times New Roman" w:cs="Times New Roman"/>
                <w:sz w:val="24"/>
                <w:szCs w:val="24"/>
              </w:rPr>
            </w:rPrChange>
          </w:rPr>
          <w:t xml:space="preserve"> beyond humans, showing it to be a general principle of collective life. By demonstrating that even small bat societies rely on familiarity to </w:t>
        </w:r>
      </w:ins>
      <w:ins w:id="83" w:author="GLORIANA CHAVERRI ECHANDI" w:date="2025-08-29T17:59:00Z" w16du:dateUtc="2025-08-29T23:59:00Z">
        <w:r w:rsidR="00354538">
          <w:rPr>
            <w:rFonts w:ascii="Times New Roman" w:eastAsia="Times New Roman" w:hAnsi="Times New Roman" w:cs="Times New Roman"/>
            <w:sz w:val="24"/>
            <w:szCs w:val="24"/>
            <w:lang w:val="en-US"/>
          </w:rPr>
          <w:t>s</w:t>
        </w:r>
      </w:ins>
      <w:ins w:id="84" w:author="GLORIANA CHAVERRI ECHANDI" w:date="2025-08-29T18:00:00Z" w16du:dateUtc="2025-08-30T00:00:00Z">
        <w:r w:rsidR="00354538">
          <w:rPr>
            <w:rFonts w:ascii="Times New Roman" w:eastAsia="Times New Roman" w:hAnsi="Times New Roman" w:cs="Times New Roman"/>
            <w:sz w:val="24"/>
            <w:szCs w:val="24"/>
            <w:lang w:val="en-US"/>
          </w:rPr>
          <w:t>ucceed in</w:t>
        </w:r>
      </w:ins>
      <w:ins w:id="85" w:author="GLORIANA CHAVERRI ECHANDI" w:date="2025-08-29T17:57:00Z">
        <w:r w:rsidR="00354538" w:rsidRPr="00354538">
          <w:rPr>
            <w:rFonts w:ascii="Times New Roman" w:eastAsia="Times New Roman" w:hAnsi="Times New Roman" w:cs="Times New Roman"/>
            <w:sz w:val="24"/>
            <w:szCs w:val="24"/>
            <w:lang w:val="en-US"/>
            <w:rPrChange w:id="86" w:author="GLORIANA CHAVERRI ECHANDI" w:date="2025-08-29T17:57:00Z" w16du:dateUtc="2025-08-29T23:57:00Z">
              <w:rPr>
                <w:rFonts w:ascii="Times New Roman" w:eastAsia="Times New Roman" w:hAnsi="Times New Roman" w:cs="Times New Roman"/>
                <w:sz w:val="24"/>
                <w:szCs w:val="24"/>
              </w:rPr>
            </w:rPrChange>
          </w:rPr>
          <w:t xml:space="preserve"> critical ecological challenges, this work highlights a common thread linking human collaboration with the collective strategies that shape animal societies across taxa.</w:t>
        </w:r>
      </w:ins>
    </w:p>
    <w:p w14:paraId="723E3C0E" w14:textId="5892CC56" w:rsidR="00D30D3A" w:rsidRDefault="00D30D3A" w:rsidP="003341F0">
      <w:pPr>
        <w:rPr>
          <w:rFonts w:ascii="Times New Roman" w:eastAsia="Times New Roman" w:hAnsi="Times New Roman" w:cs="Times New Roman"/>
          <w:sz w:val="24"/>
          <w:szCs w:val="24"/>
          <w:lang w:val="en-GB"/>
        </w:rPr>
      </w:pPr>
    </w:p>
    <w:p w14:paraId="12B5E4C6" w14:textId="77777777" w:rsidR="00D30D3A" w:rsidRDefault="00D30D3A" w:rsidP="003341F0">
      <w:pPr>
        <w:rPr>
          <w:rFonts w:ascii="Times New Roman" w:eastAsia="Times New Roman" w:hAnsi="Times New Roman" w:cs="Times New Roman"/>
          <w:sz w:val="24"/>
          <w:szCs w:val="24"/>
          <w:lang w:val="en-GB"/>
        </w:rPr>
      </w:pPr>
    </w:p>
    <w:p w14:paraId="3891AB88" w14:textId="77777777" w:rsidR="005939D5" w:rsidRPr="00813C0E" w:rsidRDefault="005939D5">
      <w:pPr>
        <w:rPr>
          <w:lang w:val="en-GB"/>
        </w:rPr>
      </w:pPr>
    </w:p>
    <w:sectPr w:rsidR="005939D5" w:rsidRPr="00813C0E">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GLORIANA CHAVERRI ECHANDI" w:date="2025-08-29T17:12:00Z" w:initials="GCE">
    <w:p w14:paraId="7A702468" w14:textId="77777777" w:rsidR="004117C4" w:rsidRDefault="004117C4" w:rsidP="004117C4">
      <w:pPr>
        <w:pStyle w:val="Textocomentario"/>
      </w:pPr>
      <w:r>
        <w:rPr>
          <w:rStyle w:val="Refdecomentario"/>
        </w:rPr>
        <w:annotationRef/>
      </w:r>
      <w:hyperlink r:id="rId1" w:history="1">
        <w:r w:rsidRPr="00076F6C">
          <w:rPr>
            <w:rStyle w:val="Hipervnculo"/>
          </w:rPr>
          <w:t>https://doi.org/10.1073/pnas.1512241112</w:t>
        </w:r>
      </w:hyperlink>
    </w:p>
  </w:comment>
  <w:comment w:id="14" w:author="GLORIANA CHAVERRI ECHANDI" w:date="2025-08-29T17:16:00Z" w:initials="GCE">
    <w:p w14:paraId="526A7A67" w14:textId="77777777" w:rsidR="004117C4" w:rsidRDefault="004117C4" w:rsidP="004117C4">
      <w:pPr>
        <w:pStyle w:val="Textocomentario"/>
      </w:pPr>
      <w:r>
        <w:rPr>
          <w:rStyle w:val="Refdecomentario"/>
        </w:rPr>
        <w:annotationRef/>
      </w:r>
      <w:r>
        <w:t xml:space="preserve">https://doi.org/10.1007/s00265-003-0598-z </w:t>
      </w:r>
    </w:p>
  </w:comment>
  <w:comment w:id="20" w:author="GLORIANA CHAVERRI ECHANDI" w:date="2025-08-29T17:17:00Z" w:initials="GCE">
    <w:p w14:paraId="7F7FAB2C" w14:textId="77777777" w:rsidR="004117C4" w:rsidRDefault="004117C4" w:rsidP="004117C4">
      <w:pPr>
        <w:pStyle w:val="Textocomentario"/>
      </w:pPr>
      <w:r>
        <w:rPr>
          <w:rStyle w:val="Refdecomentario"/>
        </w:rPr>
        <w:annotationRef/>
      </w:r>
      <w:hyperlink r:id="rId2" w:history="1">
        <w:r w:rsidRPr="00021A04">
          <w:rPr>
            <w:rStyle w:val="Hipervnculo"/>
          </w:rPr>
          <w:t>https://doi.org/10.1111/brv.12973</w:t>
        </w:r>
      </w:hyperlink>
    </w:p>
  </w:comment>
  <w:comment w:id="26" w:author="Damien Farine" w:date="2025-07-11T13:33:00Z" w:initials="DF">
    <w:p w14:paraId="501CAE4C" w14:textId="5DDF8A58" w:rsidR="000901A2" w:rsidRPr="000901A2" w:rsidRDefault="000901A2" w:rsidP="000901A2">
      <w:pPr>
        <w:rPr>
          <w:rFonts w:ascii="Times New Roman" w:eastAsia="Times New Roman" w:hAnsi="Times New Roman" w:cs="Times New Roman"/>
          <w:sz w:val="24"/>
          <w:szCs w:val="24"/>
          <w:lang w:val="en-US"/>
        </w:rPr>
      </w:pPr>
      <w:r>
        <w:rPr>
          <w:rStyle w:val="Refdecomentario"/>
        </w:rPr>
        <w:annotationRef/>
      </w:r>
      <w:r w:rsidRPr="000901A2">
        <w:rPr>
          <w:rFonts w:eastAsia="Times New Roman"/>
          <w:color w:val="222222"/>
          <w:sz w:val="20"/>
          <w:szCs w:val="20"/>
          <w:shd w:val="clear" w:color="auto" w:fill="FFFFFF"/>
          <w:lang w:val="en-US"/>
        </w:rPr>
        <w:t>Berdahl, A., Torney, C. J., Ioannou, C. C., Faria, J. J., &amp; Couzin, I. D. (2013). Emergent sensing of complex environments by mobile animal groups. </w:t>
      </w:r>
      <w:r w:rsidRPr="000901A2">
        <w:rPr>
          <w:rFonts w:eastAsia="Times New Roman"/>
          <w:i/>
          <w:iCs/>
          <w:color w:val="222222"/>
          <w:sz w:val="20"/>
          <w:szCs w:val="20"/>
          <w:shd w:val="clear" w:color="auto" w:fill="FFFFFF"/>
          <w:lang w:val="en-US"/>
        </w:rPr>
        <w:t>Science</w:t>
      </w:r>
      <w:r w:rsidRPr="000901A2">
        <w:rPr>
          <w:rFonts w:eastAsia="Times New Roman"/>
          <w:color w:val="222222"/>
          <w:sz w:val="20"/>
          <w:szCs w:val="20"/>
          <w:shd w:val="clear" w:color="auto" w:fill="FFFFFF"/>
          <w:lang w:val="en-US"/>
        </w:rPr>
        <w:t>, </w:t>
      </w:r>
      <w:r w:rsidRPr="000901A2">
        <w:rPr>
          <w:rFonts w:eastAsia="Times New Roman"/>
          <w:i/>
          <w:iCs/>
          <w:color w:val="222222"/>
          <w:sz w:val="20"/>
          <w:szCs w:val="20"/>
          <w:shd w:val="clear" w:color="auto" w:fill="FFFFFF"/>
          <w:lang w:val="en-US"/>
        </w:rPr>
        <w:t>339</w:t>
      </w:r>
      <w:r w:rsidRPr="000901A2">
        <w:rPr>
          <w:rFonts w:eastAsia="Times New Roman"/>
          <w:color w:val="222222"/>
          <w:sz w:val="20"/>
          <w:szCs w:val="20"/>
          <w:shd w:val="clear" w:color="auto" w:fill="FFFFFF"/>
          <w:lang w:val="en-US"/>
        </w:rPr>
        <w:t>(6119), 574-576.</w:t>
      </w:r>
    </w:p>
  </w:comment>
  <w:comment w:id="27" w:author="Damien Farine" w:date="2025-07-11T13:35:00Z" w:initials="DF">
    <w:p w14:paraId="738475C0" w14:textId="77777777" w:rsidR="00B76508" w:rsidRDefault="00B76508" w:rsidP="00B76508">
      <w:pPr>
        <w:rPr>
          <w:rFonts w:eastAsia="Times New Roman"/>
          <w:color w:val="222222"/>
          <w:sz w:val="20"/>
          <w:szCs w:val="20"/>
          <w:shd w:val="clear" w:color="auto" w:fill="FFFFFF"/>
          <w:lang w:val="de-DE"/>
        </w:rPr>
      </w:pPr>
      <w:r>
        <w:rPr>
          <w:rStyle w:val="Refdecomentario"/>
        </w:rPr>
        <w:annotationRef/>
      </w:r>
      <w:r w:rsidRPr="00B76508">
        <w:rPr>
          <w:rFonts w:eastAsia="Times New Roman"/>
          <w:color w:val="222222"/>
          <w:sz w:val="20"/>
          <w:szCs w:val="20"/>
          <w:shd w:val="clear" w:color="auto" w:fill="FFFFFF"/>
          <w:lang w:val="en-US"/>
        </w:rPr>
        <w:t>Kenward, R. E. (1978). Hawks and doves: factors affecting success and selection in goshawk attacks on woodpigeons. </w:t>
      </w:r>
      <w:r w:rsidRPr="00B76508">
        <w:rPr>
          <w:rFonts w:eastAsia="Times New Roman"/>
          <w:i/>
          <w:iCs/>
          <w:color w:val="222222"/>
          <w:sz w:val="20"/>
          <w:szCs w:val="20"/>
          <w:shd w:val="clear" w:color="auto" w:fill="FFFFFF"/>
          <w:lang w:val="de-DE"/>
        </w:rPr>
        <w:t>The Journal of Animal Ecology</w:t>
      </w:r>
      <w:r w:rsidRPr="00B76508">
        <w:rPr>
          <w:rFonts w:eastAsia="Times New Roman"/>
          <w:color w:val="222222"/>
          <w:sz w:val="20"/>
          <w:szCs w:val="20"/>
          <w:shd w:val="clear" w:color="auto" w:fill="FFFFFF"/>
          <w:lang w:val="de-DE"/>
        </w:rPr>
        <w:t>, 449-460.</w:t>
      </w:r>
    </w:p>
    <w:p w14:paraId="761F233F" w14:textId="77777777" w:rsidR="00B76508" w:rsidRDefault="00B76508" w:rsidP="00B76508">
      <w:pPr>
        <w:rPr>
          <w:rFonts w:ascii="Times New Roman" w:eastAsia="Times New Roman" w:hAnsi="Times New Roman" w:cs="Times New Roman"/>
          <w:sz w:val="24"/>
          <w:szCs w:val="24"/>
          <w:lang w:val="de-DE"/>
        </w:rPr>
      </w:pPr>
    </w:p>
    <w:p w14:paraId="46EA3365" w14:textId="77777777" w:rsidR="00B76508" w:rsidRPr="00B76508" w:rsidRDefault="00B76508" w:rsidP="00B76508">
      <w:pPr>
        <w:spacing w:line="240" w:lineRule="auto"/>
        <w:rPr>
          <w:rFonts w:ascii="Times New Roman" w:eastAsia="Times New Roman" w:hAnsi="Times New Roman" w:cs="Times New Roman"/>
          <w:sz w:val="24"/>
          <w:szCs w:val="24"/>
          <w:lang w:val="en-US"/>
        </w:rPr>
      </w:pPr>
      <w:r w:rsidRPr="00B76508">
        <w:rPr>
          <w:rFonts w:eastAsia="Times New Roman"/>
          <w:color w:val="222222"/>
          <w:sz w:val="20"/>
          <w:szCs w:val="20"/>
          <w:shd w:val="clear" w:color="auto" w:fill="FFFFFF"/>
          <w:lang w:val="en-US"/>
        </w:rPr>
        <w:t>Cresswell, W. (1994). Flocking is an effective anti-predation strategy in redshanks, Tringa totanus. </w:t>
      </w:r>
      <w:r w:rsidRPr="00B76508">
        <w:rPr>
          <w:rFonts w:eastAsia="Times New Roman"/>
          <w:i/>
          <w:iCs/>
          <w:color w:val="222222"/>
          <w:sz w:val="20"/>
          <w:szCs w:val="20"/>
          <w:shd w:val="clear" w:color="auto" w:fill="FFFFFF"/>
          <w:lang w:val="en-US"/>
        </w:rPr>
        <w:t>Animal behaviour</w:t>
      </w:r>
      <w:r w:rsidRPr="00B76508">
        <w:rPr>
          <w:rFonts w:eastAsia="Times New Roman"/>
          <w:color w:val="222222"/>
          <w:sz w:val="20"/>
          <w:szCs w:val="20"/>
          <w:shd w:val="clear" w:color="auto" w:fill="FFFFFF"/>
          <w:lang w:val="en-US"/>
        </w:rPr>
        <w:t>, </w:t>
      </w:r>
      <w:r w:rsidRPr="00B76508">
        <w:rPr>
          <w:rFonts w:eastAsia="Times New Roman"/>
          <w:i/>
          <w:iCs/>
          <w:color w:val="222222"/>
          <w:sz w:val="20"/>
          <w:szCs w:val="20"/>
          <w:shd w:val="clear" w:color="auto" w:fill="FFFFFF"/>
          <w:lang w:val="en-US"/>
        </w:rPr>
        <w:t>47</w:t>
      </w:r>
      <w:r w:rsidRPr="00B76508">
        <w:rPr>
          <w:rFonts w:eastAsia="Times New Roman"/>
          <w:color w:val="222222"/>
          <w:sz w:val="20"/>
          <w:szCs w:val="20"/>
          <w:shd w:val="clear" w:color="auto" w:fill="FFFFFF"/>
          <w:lang w:val="en-US"/>
        </w:rPr>
        <w:t>(2), 433-442.</w:t>
      </w:r>
    </w:p>
    <w:p w14:paraId="2158AB21" w14:textId="3BA64E85" w:rsidR="00B76508" w:rsidRPr="00B76508" w:rsidRDefault="00B76508" w:rsidP="00B76508">
      <w:pPr>
        <w:rPr>
          <w:rFonts w:ascii="Times New Roman" w:eastAsia="Times New Roman" w:hAnsi="Times New Roman" w:cs="Times New Roman"/>
          <w:sz w:val="24"/>
          <w:szCs w:val="24"/>
          <w:lang w:val="en-US"/>
        </w:rPr>
      </w:pPr>
    </w:p>
  </w:comment>
  <w:comment w:id="28" w:author="Damien Farine" w:date="2025-07-11T13:38:00Z" w:initials="DF">
    <w:p w14:paraId="6AB63D66" w14:textId="77777777" w:rsidR="00B76508" w:rsidRPr="00B76508" w:rsidRDefault="00B76508" w:rsidP="00B76508">
      <w:pPr>
        <w:rPr>
          <w:rFonts w:ascii="Times New Roman" w:eastAsia="Times New Roman" w:hAnsi="Times New Roman" w:cs="Times New Roman"/>
          <w:sz w:val="24"/>
          <w:szCs w:val="24"/>
          <w:lang w:val="en-US"/>
        </w:rPr>
      </w:pPr>
      <w:r>
        <w:rPr>
          <w:rStyle w:val="Refdecomentario"/>
        </w:rPr>
        <w:annotationRef/>
      </w:r>
      <w:r w:rsidRPr="00B76508">
        <w:rPr>
          <w:rFonts w:eastAsia="Times New Roman"/>
          <w:color w:val="222222"/>
          <w:sz w:val="20"/>
          <w:szCs w:val="20"/>
          <w:shd w:val="clear" w:color="auto" w:fill="FFFFFF"/>
          <w:lang w:val="en-US"/>
        </w:rPr>
        <w:t>Herbert-Read, J. E., Perna, A., Mann, R. P., Schaerf, T. M., Sumpter, D. J., &amp; Ward, A. J. (2011). Inferring the rules of interaction of shoaling fish. </w:t>
      </w:r>
      <w:r w:rsidRPr="00B76508">
        <w:rPr>
          <w:rFonts w:eastAsia="Times New Roman"/>
          <w:i/>
          <w:iCs/>
          <w:color w:val="222222"/>
          <w:sz w:val="20"/>
          <w:szCs w:val="20"/>
          <w:shd w:val="clear" w:color="auto" w:fill="FFFFFF"/>
          <w:lang w:val="en-US"/>
        </w:rPr>
        <w:t>Proceedings of the National Academy of Sciences</w:t>
      </w:r>
      <w:r w:rsidRPr="00B76508">
        <w:rPr>
          <w:rFonts w:eastAsia="Times New Roman"/>
          <w:color w:val="222222"/>
          <w:sz w:val="20"/>
          <w:szCs w:val="20"/>
          <w:shd w:val="clear" w:color="auto" w:fill="FFFFFF"/>
          <w:lang w:val="en-US"/>
        </w:rPr>
        <w:t>, </w:t>
      </w:r>
      <w:r w:rsidRPr="00B76508">
        <w:rPr>
          <w:rFonts w:eastAsia="Times New Roman"/>
          <w:i/>
          <w:iCs/>
          <w:color w:val="222222"/>
          <w:sz w:val="20"/>
          <w:szCs w:val="20"/>
          <w:shd w:val="clear" w:color="auto" w:fill="FFFFFF"/>
          <w:lang w:val="en-US"/>
        </w:rPr>
        <w:t>108</w:t>
      </w:r>
      <w:r w:rsidRPr="00B76508">
        <w:rPr>
          <w:rFonts w:eastAsia="Times New Roman"/>
          <w:color w:val="222222"/>
          <w:sz w:val="20"/>
          <w:szCs w:val="20"/>
          <w:shd w:val="clear" w:color="auto" w:fill="FFFFFF"/>
          <w:lang w:val="en-US"/>
        </w:rPr>
        <w:t>(46), 18726-18731.</w:t>
      </w:r>
    </w:p>
    <w:p w14:paraId="21C27359" w14:textId="3BCFE603" w:rsidR="00B76508" w:rsidRDefault="00B76508">
      <w:pPr>
        <w:pStyle w:val="Textocomentario"/>
      </w:pPr>
    </w:p>
  </w:comment>
  <w:comment w:id="29" w:author="Damien Farine" w:date="2025-07-11T13:39:00Z" w:initials="DF">
    <w:p w14:paraId="779F9906" w14:textId="0EF2F0BC" w:rsidR="00B76508" w:rsidRPr="00B76508" w:rsidRDefault="00B76508" w:rsidP="00B76508">
      <w:pPr>
        <w:rPr>
          <w:rFonts w:ascii="Times New Roman" w:eastAsia="Times New Roman" w:hAnsi="Times New Roman" w:cs="Times New Roman"/>
          <w:sz w:val="24"/>
          <w:szCs w:val="24"/>
          <w:lang w:val="de-DE"/>
        </w:rPr>
      </w:pPr>
      <w:r>
        <w:rPr>
          <w:rStyle w:val="Refdecomentario"/>
        </w:rPr>
        <w:annotationRef/>
      </w:r>
      <w:r w:rsidRPr="00B76508">
        <w:rPr>
          <w:rFonts w:eastAsia="Times New Roman"/>
          <w:color w:val="222222"/>
          <w:sz w:val="20"/>
          <w:szCs w:val="20"/>
          <w:shd w:val="clear" w:color="auto" w:fill="FFFFFF"/>
          <w:lang w:val="en-US"/>
        </w:rPr>
        <w:t>Ballerini, M., Cabibbo, N., Candelier, R., Cavagna, A., Cisbani, E., Giardina, I., ... &amp; Zdravkovic, V. (2008). Empirical investigation of starling flocks: a benchmark study in collective animal behaviour. </w:t>
      </w:r>
      <w:r w:rsidRPr="00B76508">
        <w:rPr>
          <w:rFonts w:eastAsia="Times New Roman"/>
          <w:i/>
          <w:iCs/>
          <w:color w:val="222222"/>
          <w:sz w:val="20"/>
          <w:szCs w:val="20"/>
          <w:shd w:val="clear" w:color="auto" w:fill="FFFFFF"/>
          <w:lang w:val="de-DE"/>
        </w:rPr>
        <w:t>Animal behaviour</w:t>
      </w:r>
      <w:r w:rsidRPr="00B76508">
        <w:rPr>
          <w:rFonts w:eastAsia="Times New Roman"/>
          <w:color w:val="222222"/>
          <w:sz w:val="20"/>
          <w:szCs w:val="20"/>
          <w:shd w:val="clear" w:color="auto" w:fill="FFFFFF"/>
          <w:lang w:val="de-DE"/>
        </w:rPr>
        <w:t>, </w:t>
      </w:r>
      <w:r w:rsidRPr="00B76508">
        <w:rPr>
          <w:rFonts w:eastAsia="Times New Roman"/>
          <w:i/>
          <w:iCs/>
          <w:color w:val="222222"/>
          <w:sz w:val="20"/>
          <w:szCs w:val="20"/>
          <w:shd w:val="clear" w:color="auto" w:fill="FFFFFF"/>
          <w:lang w:val="de-DE"/>
        </w:rPr>
        <w:t>76</w:t>
      </w:r>
      <w:r w:rsidRPr="00B76508">
        <w:rPr>
          <w:rFonts w:eastAsia="Times New Roman"/>
          <w:color w:val="222222"/>
          <w:sz w:val="20"/>
          <w:szCs w:val="20"/>
          <w:shd w:val="clear" w:color="auto" w:fill="FFFFFF"/>
          <w:lang w:val="de-DE"/>
        </w:rPr>
        <w:t>(1), 201-215.</w:t>
      </w:r>
    </w:p>
  </w:comment>
  <w:comment w:id="30" w:author="Damien Farine" w:date="2025-07-10T16:22:00Z" w:initials="DF">
    <w:p w14:paraId="692B2366" w14:textId="2EFFE020" w:rsidR="006A6591" w:rsidRDefault="006A6591" w:rsidP="006A6591">
      <w:pPr>
        <w:pStyle w:val="Textocomentario"/>
      </w:pPr>
      <w:r>
        <w:rPr>
          <w:rStyle w:val="Refdecomentario"/>
        </w:rPr>
        <w:annotationRef/>
      </w:r>
      <w:r>
        <w:t>R. Katz, Administrative Science Quarterly. 27, 81 (1982).</w:t>
      </w:r>
    </w:p>
    <w:p w14:paraId="5C8C3FAA" w14:textId="2945F98D" w:rsidR="006A6591" w:rsidRDefault="006A6591" w:rsidP="006A6591">
      <w:pPr>
        <w:pStyle w:val="Textocomentario"/>
      </w:pPr>
      <w:r>
        <w:t>F. Montanari, G. Silvestri, E. Gallo, Journal of Sport Management. 22, 701–716 (2008).</w:t>
      </w:r>
    </w:p>
  </w:comment>
  <w:comment w:id="31" w:author="GLORIANA CHAVERRI ECHANDI" w:date="2025-08-29T17:34:00Z" w:initials="GCE">
    <w:p w14:paraId="550E822E" w14:textId="77777777" w:rsidR="001443B5" w:rsidRDefault="001443B5" w:rsidP="001443B5">
      <w:pPr>
        <w:pStyle w:val="Textocomentario"/>
      </w:pPr>
      <w:r>
        <w:rPr>
          <w:rStyle w:val="Refdecomentario"/>
        </w:rPr>
        <w:annotationRef/>
      </w:r>
      <w:hyperlink r:id="rId3" w:history="1">
        <w:r w:rsidRPr="00F463BB">
          <w:rPr>
            <w:rStyle w:val="Hipervnculo"/>
          </w:rPr>
          <w:t>https://doi.org/10.1016/j.amjsurg.2017.08.04</w:t>
        </w:r>
      </w:hyperlink>
      <w:r>
        <w:t xml:space="preserve">, </w:t>
      </w:r>
      <w:hyperlink r:id="rId4" w:history="1">
        <w:r w:rsidRPr="00F463BB">
          <w:rPr>
            <w:rStyle w:val="Hipervnculo"/>
          </w:rPr>
          <w:t>https://doi.org/10.1016/j.hrmr.2021.100892</w:t>
        </w:r>
      </w:hyperlink>
      <w:r>
        <w:t xml:space="preserve"> </w:t>
      </w:r>
    </w:p>
  </w:comment>
  <w:comment w:id="33" w:author="Damien Farine" w:date="2025-07-11T10:28:00Z" w:initials="DF">
    <w:p w14:paraId="498D984F" w14:textId="350565B2" w:rsidR="008D0B20" w:rsidRDefault="008D0B20">
      <w:pPr>
        <w:pStyle w:val="Textocomentario"/>
      </w:pPr>
      <w:r>
        <w:rPr>
          <w:rStyle w:val="Refdecomentario"/>
        </w:rPr>
        <w:annotationRef/>
      </w:r>
      <w:hyperlink r:id="rId5" w:history="1">
        <w:r w:rsidRPr="00791A67">
          <w:rPr>
            <w:rStyle w:val="Hipervnculo"/>
          </w:rPr>
          <w:t>https://www.sciencedirect.com/science/article/pii/S0749597896900618</w:t>
        </w:r>
      </w:hyperlink>
      <w:r>
        <w:t xml:space="preserve"> </w:t>
      </w:r>
    </w:p>
  </w:comment>
  <w:comment w:id="34" w:author="GLORIANA CHAVERRI ECHANDI" w:date="2025-08-29T17:40:00Z" w:initials="GCE">
    <w:p w14:paraId="7DB47320" w14:textId="77777777" w:rsidR="001443B5" w:rsidRDefault="001443B5" w:rsidP="001443B5">
      <w:pPr>
        <w:pStyle w:val="Textocomentario"/>
      </w:pPr>
      <w:r>
        <w:rPr>
          <w:rStyle w:val="Refdecomentario"/>
        </w:rPr>
        <w:annotationRef/>
      </w:r>
      <w:hyperlink r:id="rId6" w:history="1">
        <w:r w:rsidRPr="00A31A4F">
          <w:rPr>
            <w:rStyle w:val="Hipervnculo"/>
          </w:rPr>
          <w:t>https://doi.org/10.1111/eth.12756</w:t>
        </w:r>
      </w:hyperlink>
    </w:p>
  </w:comment>
  <w:comment w:id="40" w:author="Damien Farine" w:date="2025-07-11T10:26:00Z" w:initials="DF">
    <w:p w14:paraId="3C9F6A5A" w14:textId="6DA6A4B4" w:rsidR="008D0B20" w:rsidRDefault="008D0B20">
      <w:pPr>
        <w:pStyle w:val="Textocomentario"/>
      </w:pPr>
      <w:r>
        <w:rPr>
          <w:rStyle w:val="Refdecomentario"/>
        </w:rPr>
        <w:annotationRef/>
      </w:r>
      <w:hyperlink r:id="rId7" w:history="1">
        <w:r w:rsidRPr="00791A67">
          <w:rPr>
            <w:rStyle w:val="Hipervnculo"/>
          </w:rPr>
          <w:t>https://pmc.ncbi.nlm.nih.gov/articles/PMC5627077/</w:t>
        </w:r>
      </w:hyperlink>
      <w:r>
        <w:t xml:space="preserve"> </w:t>
      </w:r>
    </w:p>
  </w:comment>
  <w:comment w:id="41" w:author="Damien Farine" w:date="2025-07-11T10:26:00Z" w:initials="DF">
    <w:p w14:paraId="749C11B5" w14:textId="02EAB28D" w:rsidR="008D0B20" w:rsidRDefault="008D0B20">
      <w:pPr>
        <w:pStyle w:val="Textocomentario"/>
      </w:pPr>
      <w:r>
        <w:rPr>
          <w:rStyle w:val="Refdecomentario"/>
        </w:rPr>
        <w:annotationRef/>
      </w:r>
      <w:hyperlink r:id="rId8" w:history="1">
        <w:r w:rsidRPr="00791A67">
          <w:rPr>
            <w:rStyle w:val="Hipervnculo"/>
          </w:rPr>
          <w:t>https://pmc.ncbi.nlm.nih.gov/articles/PMC5627077/</w:t>
        </w:r>
      </w:hyperlink>
      <w:r>
        <w:t xml:space="preserve"> </w:t>
      </w:r>
    </w:p>
  </w:comment>
  <w:comment w:id="42" w:author="Damien Farine" w:date="2025-07-11T13:40:00Z" w:initials="DF">
    <w:p w14:paraId="4EBB578B" w14:textId="756A6F78" w:rsidR="00B76508" w:rsidRPr="00B76508" w:rsidRDefault="00B76508" w:rsidP="00B76508">
      <w:pPr>
        <w:rPr>
          <w:rFonts w:ascii="Times New Roman" w:eastAsia="Times New Roman" w:hAnsi="Times New Roman" w:cs="Times New Roman"/>
          <w:sz w:val="24"/>
          <w:szCs w:val="24"/>
          <w:lang w:val="en-US"/>
        </w:rPr>
      </w:pPr>
      <w:r>
        <w:rPr>
          <w:rStyle w:val="Refdecomentario"/>
        </w:rPr>
        <w:annotationRef/>
      </w:r>
      <w:r w:rsidRPr="00B76508">
        <w:rPr>
          <w:rFonts w:eastAsia="Times New Roman"/>
          <w:color w:val="222222"/>
          <w:sz w:val="20"/>
          <w:szCs w:val="20"/>
          <w:shd w:val="clear" w:color="auto" w:fill="FFFFFF"/>
          <w:lang w:val="en-US"/>
        </w:rPr>
        <w:t>Strandburg-Peshkin, A., Farine, D. R., Couzin, I. D., &amp; Crofoot, M. C. (2015). Shared decision-making drives collective movement in wild baboons. </w:t>
      </w:r>
      <w:r w:rsidRPr="00B76508">
        <w:rPr>
          <w:rFonts w:eastAsia="Times New Roman"/>
          <w:i/>
          <w:iCs/>
          <w:color w:val="222222"/>
          <w:sz w:val="20"/>
          <w:szCs w:val="20"/>
          <w:shd w:val="clear" w:color="auto" w:fill="FFFFFF"/>
          <w:lang w:val="en-US"/>
        </w:rPr>
        <w:t>Science</w:t>
      </w:r>
      <w:r w:rsidRPr="00B76508">
        <w:rPr>
          <w:rFonts w:eastAsia="Times New Roman"/>
          <w:color w:val="222222"/>
          <w:sz w:val="20"/>
          <w:szCs w:val="20"/>
          <w:shd w:val="clear" w:color="auto" w:fill="FFFFFF"/>
          <w:lang w:val="en-US"/>
        </w:rPr>
        <w:t>, </w:t>
      </w:r>
      <w:r w:rsidRPr="00B76508">
        <w:rPr>
          <w:rFonts w:eastAsia="Times New Roman"/>
          <w:i/>
          <w:iCs/>
          <w:color w:val="222222"/>
          <w:sz w:val="20"/>
          <w:szCs w:val="20"/>
          <w:shd w:val="clear" w:color="auto" w:fill="FFFFFF"/>
          <w:lang w:val="en-US"/>
        </w:rPr>
        <w:t>348</w:t>
      </w:r>
      <w:r w:rsidRPr="00B76508">
        <w:rPr>
          <w:rFonts w:eastAsia="Times New Roman"/>
          <w:color w:val="222222"/>
          <w:sz w:val="20"/>
          <w:szCs w:val="20"/>
          <w:shd w:val="clear" w:color="auto" w:fill="FFFFFF"/>
          <w:lang w:val="en-US"/>
        </w:rPr>
        <w:t>(6241), 1358-1361.</w:t>
      </w:r>
    </w:p>
  </w:comment>
  <w:comment w:id="43" w:author="Damien Farine" w:date="2025-07-11T13:40:00Z" w:initials="DF">
    <w:p w14:paraId="31109395" w14:textId="018F393F" w:rsidR="00B76508" w:rsidRPr="00B76508" w:rsidRDefault="00B76508" w:rsidP="00B76508">
      <w:pPr>
        <w:rPr>
          <w:rFonts w:ascii="Times New Roman" w:eastAsia="Times New Roman" w:hAnsi="Times New Roman" w:cs="Times New Roman"/>
          <w:sz w:val="24"/>
          <w:szCs w:val="24"/>
          <w:lang w:val="en-US"/>
        </w:rPr>
      </w:pPr>
      <w:r>
        <w:rPr>
          <w:rStyle w:val="Refdecomentario"/>
        </w:rPr>
        <w:annotationRef/>
      </w:r>
      <w:r w:rsidRPr="00B76508">
        <w:rPr>
          <w:rFonts w:eastAsia="Times New Roman"/>
          <w:color w:val="222222"/>
          <w:sz w:val="20"/>
          <w:szCs w:val="20"/>
          <w:shd w:val="clear" w:color="auto" w:fill="FFFFFF"/>
          <w:lang w:val="en-US"/>
        </w:rPr>
        <w:t>Papageorgiou, D., Nyaguthii, B., &amp; Farine, D. R. (2024). Compromise or choose: shared movement decisions in wild vulturine guineafowl. </w:t>
      </w:r>
      <w:r w:rsidRPr="00B76508">
        <w:rPr>
          <w:rFonts w:eastAsia="Times New Roman"/>
          <w:i/>
          <w:iCs/>
          <w:color w:val="222222"/>
          <w:sz w:val="20"/>
          <w:szCs w:val="20"/>
          <w:shd w:val="clear" w:color="auto" w:fill="FFFFFF"/>
          <w:lang w:val="en-US"/>
        </w:rPr>
        <w:t>Communications Biology</w:t>
      </w:r>
      <w:r w:rsidRPr="00B76508">
        <w:rPr>
          <w:rFonts w:eastAsia="Times New Roman"/>
          <w:color w:val="222222"/>
          <w:sz w:val="20"/>
          <w:szCs w:val="20"/>
          <w:shd w:val="clear" w:color="auto" w:fill="FFFFFF"/>
          <w:lang w:val="en-US"/>
        </w:rPr>
        <w:t>, </w:t>
      </w:r>
      <w:r w:rsidRPr="00B76508">
        <w:rPr>
          <w:rFonts w:eastAsia="Times New Roman"/>
          <w:i/>
          <w:iCs/>
          <w:color w:val="222222"/>
          <w:sz w:val="20"/>
          <w:szCs w:val="20"/>
          <w:shd w:val="clear" w:color="auto" w:fill="FFFFFF"/>
          <w:lang w:val="en-US"/>
        </w:rPr>
        <w:t>7</w:t>
      </w:r>
      <w:r w:rsidRPr="00B76508">
        <w:rPr>
          <w:rFonts w:eastAsia="Times New Roman"/>
          <w:color w:val="222222"/>
          <w:sz w:val="20"/>
          <w:szCs w:val="20"/>
          <w:shd w:val="clear" w:color="auto" w:fill="FFFFFF"/>
          <w:lang w:val="en-US"/>
        </w:rPr>
        <w:t>(1), 95.</w:t>
      </w:r>
    </w:p>
  </w:comment>
  <w:comment w:id="45" w:author="Damien Farine" w:date="2025-07-11T11:14:00Z" w:initials="DF">
    <w:p w14:paraId="67955CAF" w14:textId="2D299207" w:rsidR="00F434E5" w:rsidRDefault="00F434E5">
      <w:pPr>
        <w:pStyle w:val="Textocomentario"/>
      </w:pPr>
      <w:r>
        <w:rPr>
          <w:rStyle w:val="Refdecomentario"/>
        </w:rPr>
        <w:annotationRef/>
      </w:r>
      <w:r>
        <w:t>Based just on the current google docs, though I would recommend a summary figure showing the system (species, in the roost, and maybe a pic of the data collection setup with an overlaid track from a segment of the bats).</w:t>
      </w:r>
    </w:p>
  </w:comment>
  <w:comment w:id="46" w:author="GLORIANA CHAVERRI ECHANDI" w:date="2025-08-29T18:05:00Z" w:initials="GCE">
    <w:p w14:paraId="2AC7D933" w14:textId="77777777" w:rsidR="001E012C" w:rsidRDefault="001E012C" w:rsidP="001E012C">
      <w:pPr>
        <w:pStyle w:val="Textocomentario"/>
      </w:pPr>
      <w:r>
        <w:rPr>
          <w:rStyle w:val="Refdecomentario"/>
        </w:rPr>
        <w:annotationRef/>
      </w:r>
      <w:r>
        <w:t>Marce, podemos hablar sobre esta posibilidad y lo que vos me habías mencionado antes sobre otra figura. Capaz podemos pedirle a Silvi que nos haga esa figura o figuras.</w:t>
      </w:r>
    </w:p>
  </w:comment>
  <w:comment w:id="47" w:author="Damien Farine" w:date="2025-07-10T17:33:00Z" w:initials="DF">
    <w:p w14:paraId="2CAA4A5D" w14:textId="314263B2" w:rsidR="006C7625" w:rsidRDefault="006C7625">
      <w:pPr>
        <w:pStyle w:val="Textocomentario"/>
      </w:pPr>
      <w:r>
        <w:rPr>
          <w:rStyle w:val="Refdecomentario"/>
        </w:rPr>
        <w:annotationRef/>
      </w:r>
      <w:r>
        <w:t>I think the important thing here is to compare artificial and simulated groups.</w:t>
      </w:r>
    </w:p>
  </w:comment>
  <w:comment w:id="48" w:author="Damien Farine" w:date="2025-07-11T10:51:00Z" w:initials="DF">
    <w:p w14:paraId="7A5BEC51" w14:textId="77777777" w:rsidR="00564700" w:rsidRDefault="00564700">
      <w:pPr>
        <w:pStyle w:val="Textocomentario"/>
      </w:pPr>
      <w:r>
        <w:rPr>
          <w:rStyle w:val="Refdecomentario"/>
        </w:rPr>
        <w:annotationRef/>
      </w:r>
      <w:hyperlink r:id="rId9" w:history="1">
        <w:r w:rsidRPr="00791A67">
          <w:rPr>
            <w:rStyle w:val="Hipervnculo"/>
          </w:rPr>
          <w:t>https://besjournals.onlinelibrary.wiley.com/doi/full/10.1111/j.1365-2656.2009.01606.x</w:t>
        </w:r>
      </w:hyperlink>
      <w:r>
        <w:t xml:space="preserve"> </w:t>
      </w:r>
    </w:p>
    <w:p w14:paraId="7CB3B60C" w14:textId="67871697" w:rsidR="00564700" w:rsidRDefault="00564700">
      <w:pPr>
        <w:pStyle w:val="Textocomentario"/>
      </w:pPr>
      <w:hyperlink r:id="rId10" w:history="1">
        <w:r w:rsidRPr="00791A67">
          <w:rPr>
            <w:rStyle w:val="Hipervnculo"/>
          </w:rPr>
          <w:t>https://academic.oup.com/beheco/article/27/2/652/2196828</w:t>
        </w:r>
      </w:hyperlink>
    </w:p>
    <w:p w14:paraId="2556AC3C" w14:textId="074BA98A" w:rsidR="00564700" w:rsidRDefault="00564700">
      <w:pPr>
        <w:pStyle w:val="Textocomentario"/>
      </w:pPr>
    </w:p>
  </w:comment>
  <w:comment w:id="52" w:author="Damien Farine" w:date="2025-07-11T11:09:00Z" w:initials="DF">
    <w:p w14:paraId="7D58917C" w14:textId="77777777" w:rsidR="00F434E5" w:rsidRDefault="00F434E5">
      <w:pPr>
        <w:pStyle w:val="Textocomentario"/>
      </w:pPr>
      <w:r>
        <w:rPr>
          <w:rStyle w:val="Refdecomentario"/>
        </w:rPr>
        <w:annotationRef/>
      </w:r>
      <w:r>
        <w:t>No need to repeat stats in the text if they are in the figure.</w:t>
      </w:r>
    </w:p>
    <w:p w14:paraId="1EE8E998" w14:textId="77777777" w:rsidR="00F434E5" w:rsidRDefault="00F434E5">
      <w:pPr>
        <w:pStyle w:val="Textocomentario"/>
      </w:pPr>
    </w:p>
    <w:p w14:paraId="6163CFD7" w14:textId="4E4BA298" w:rsidR="00F434E5" w:rsidRDefault="00F434E5">
      <w:pPr>
        <w:pStyle w:val="Textocomentario"/>
      </w:pPr>
      <w:r>
        <w:t>That said, I couldn’t find any results about the initial entry time, even though it’s mentioned that these were measured in the main text. Is there a difference there?</w:t>
      </w:r>
    </w:p>
    <w:p w14:paraId="433B4A1A" w14:textId="77777777" w:rsidR="00F434E5" w:rsidRDefault="00F434E5">
      <w:pPr>
        <w:pStyle w:val="Textocomentario"/>
      </w:pPr>
    </w:p>
    <w:p w14:paraId="26AE1039" w14:textId="4399350F" w:rsidR="00F434E5" w:rsidRDefault="00F434E5">
      <w:pPr>
        <w:pStyle w:val="Textocomentario"/>
      </w:pPr>
      <w:r>
        <w:t>Also, in my opinion, the “time difference” values could be square-rooted before fitting the model shown in Figure 2.</w:t>
      </w:r>
    </w:p>
  </w:comment>
  <w:comment w:id="59" w:author="Damien Farine" w:date="2025-07-10T16:53:00Z" w:initials="DF">
    <w:p w14:paraId="67D776B5" w14:textId="6DF3FE0F" w:rsidR="00080528" w:rsidRDefault="00080528">
      <w:pPr>
        <w:pStyle w:val="Textocomentario"/>
      </w:pPr>
      <w:r>
        <w:rPr>
          <w:rStyle w:val="Refdecomentario"/>
        </w:rPr>
        <w:annotationRef/>
      </w:r>
      <w:hyperlink r:id="rId11" w:history="1">
        <w:r w:rsidRPr="00791A67">
          <w:rPr>
            <w:rStyle w:val="Hipervnculo"/>
          </w:rPr>
          <w:t>https://onlinelibrary.wiley.com/doi/full/10.1111/eth.12756</w:t>
        </w:r>
      </w:hyperlink>
    </w:p>
    <w:p w14:paraId="2D925135" w14:textId="47478CB2" w:rsidR="00080528" w:rsidRDefault="00080528">
      <w:pPr>
        <w:pStyle w:val="Textocomentario"/>
      </w:pPr>
      <w:hyperlink r:id="rId12" w:history="1">
        <w:r w:rsidRPr="00791A67">
          <w:rPr>
            <w:rStyle w:val="Hipervnculo"/>
          </w:rPr>
          <w:t>https://pmc.ncbi.nlm.nih.gov/articles/PMC7588115/</w:t>
        </w:r>
      </w:hyperlink>
    </w:p>
    <w:p w14:paraId="1EED6D38" w14:textId="77777777" w:rsidR="00080528" w:rsidRDefault="00080528">
      <w:pPr>
        <w:pStyle w:val="Textocomentario"/>
      </w:pPr>
    </w:p>
    <w:p w14:paraId="06D5CD3F" w14:textId="41066AF9" w:rsidR="00080528" w:rsidRDefault="00080528">
      <w:pPr>
        <w:pStyle w:val="Textocomentario"/>
      </w:pPr>
      <w:r>
        <w:t>There will be others</w:t>
      </w:r>
    </w:p>
  </w:comment>
  <w:comment w:id="60" w:author="Damien Farine" w:date="2025-07-10T16:54:00Z" w:initials="DF">
    <w:p w14:paraId="63B87FD2" w14:textId="77777777" w:rsidR="00794B32" w:rsidRDefault="00080528" w:rsidP="00794B32">
      <w:pPr>
        <w:pStyle w:val="Textocomentario"/>
      </w:pPr>
      <w:r>
        <w:rPr>
          <w:rStyle w:val="Refdecomentario"/>
        </w:rPr>
        <w:annotationRef/>
      </w:r>
      <w:hyperlink r:id="rId13" w:history="1">
        <w:r w:rsidR="00794B32" w:rsidRPr="00791A67">
          <w:rPr>
            <w:rStyle w:val="Hipervnculo"/>
          </w:rPr>
          <w:t>https://onlinelibrary.wiley.com/doi/full/10.1111/eth.12756</w:t>
        </w:r>
      </w:hyperlink>
      <w:r w:rsidR="00794B32">
        <w:t xml:space="preserve"> </w:t>
      </w:r>
    </w:p>
    <w:p w14:paraId="7AD3DAD5" w14:textId="380C7AF9" w:rsidR="00080528" w:rsidRDefault="00794B32" w:rsidP="00794B32">
      <w:pPr>
        <w:pStyle w:val="Textocomentario"/>
      </w:pPr>
      <w:hyperlink r:id="rId14" w:history="1">
        <w:r w:rsidRPr="00791A67">
          <w:rPr>
            <w:rStyle w:val="Hipervnculo"/>
          </w:rPr>
          <w:t>https://royalsocietypublishing.org/doi/10.1098/rsbl.2010.0808</w:t>
        </w:r>
      </w:hyperlink>
    </w:p>
  </w:comment>
  <w:comment w:id="61" w:author="Damien Farine" w:date="2025-07-11T12:21:00Z" w:initials="DF">
    <w:p w14:paraId="3C880E19" w14:textId="77777777" w:rsidR="004E1F88" w:rsidRPr="004E1F88" w:rsidRDefault="004E1F88" w:rsidP="004E1F88">
      <w:pPr>
        <w:rPr>
          <w:rFonts w:ascii="Times New Roman" w:eastAsia="Times New Roman" w:hAnsi="Times New Roman" w:cs="Times New Roman"/>
          <w:sz w:val="24"/>
          <w:szCs w:val="24"/>
        </w:rPr>
      </w:pPr>
      <w:r>
        <w:rPr>
          <w:rStyle w:val="Refdecomentario"/>
        </w:rPr>
        <w:annotationRef/>
      </w:r>
      <w:hyperlink r:id="rId15" w:history="1">
        <w:r w:rsidRPr="004E1F88">
          <w:rPr>
            <w:rStyle w:val="Hipervnculo"/>
            <w:rFonts w:ascii="Times New Roman" w:eastAsia="Times New Roman" w:hAnsi="Times New Roman" w:cs="Times New Roman"/>
            <w:sz w:val="24"/>
            <w:szCs w:val="24"/>
          </w:rPr>
          <w:t>https://onlinelibrary.wiley.com/doi/full/10.1002/ece3.10708</w:t>
        </w:r>
      </w:hyperlink>
    </w:p>
    <w:p w14:paraId="1C17BEF7" w14:textId="77777777" w:rsidR="004E1F88" w:rsidRDefault="004E1F88">
      <w:pPr>
        <w:pStyle w:val="Textocomentario"/>
      </w:pPr>
    </w:p>
    <w:p w14:paraId="5605DA47" w14:textId="77777777" w:rsidR="00121FDB" w:rsidRPr="00121FDB" w:rsidRDefault="00121FDB" w:rsidP="00121FDB">
      <w:pPr>
        <w:rPr>
          <w:rFonts w:ascii="Times New Roman" w:eastAsia="Times New Roman" w:hAnsi="Times New Roman" w:cs="Times New Roman"/>
          <w:sz w:val="24"/>
          <w:szCs w:val="24"/>
        </w:rPr>
      </w:pPr>
      <w:hyperlink r:id="rId16" w:history="1">
        <w:r w:rsidRPr="00121FDB">
          <w:rPr>
            <w:rStyle w:val="Hipervnculo"/>
            <w:rFonts w:ascii="Times New Roman" w:eastAsia="Times New Roman" w:hAnsi="Times New Roman" w:cs="Times New Roman"/>
            <w:sz w:val="24"/>
            <w:szCs w:val="24"/>
          </w:rPr>
          <w:t>https://www.biorxiv.org/content/10.1101/2025.04.28.650972v1</w:t>
        </w:r>
      </w:hyperlink>
    </w:p>
    <w:p w14:paraId="36DF6B71" w14:textId="75BAD8B0" w:rsidR="00121FDB" w:rsidRDefault="00121FDB">
      <w:pPr>
        <w:pStyle w:val="Textocomentario"/>
      </w:pPr>
    </w:p>
  </w:comment>
  <w:comment w:id="62" w:author="Damien Farine" w:date="2025-07-11T12:21:00Z" w:initials="DF">
    <w:p w14:paraId="7ABADD55" w14:textId="77777777" w:rsidR="004E1F88" w:rsidRPr="004E1F88" w:rsidRDefault="004E1F88" w:rsidP="004E1F88">
      <w:pPr>
        <w:rPr>
          <w:rFonts w:ascii="Times New Roman" w:eastAsia="Times New Roman" w:hAnsi="Times New Roman" w:cs="Times New Roman"/>
          <w:sz w:val="24"/>
          <w:szCs w:val="24"/>
        </w:rPr>
      </w:pPr>
      <w:r>
        <w:rPr>
          <w:rStyle w:val="Refdecomentario"/>
        </w:rPr>
        <w:annotationRef/>
      </w:r>
      <w:hyperlink r:id="rId17" w:history="1">
        <w:r w:rsidRPr="004E1F88">
          <w:rPr>
            <w:rStyle w:val="Hipervnculo"/>
            <w:rFonts w:ascii="Times New Roman" w:eastAsia="Times New Roman" w:hAnsi="Times New Roman" w:cs="Times New Roman"/>
            <w:sz w:val="24"/>
            <w:szCs w:val="24"/>
          </w:rPr>
          <w:t>https://www.sciencedirect.com/science/article/pii/S0003347219302672</w:t>
        </w:r>
      </w:hyperlink>
    </w:p>
    <w:p w14:paraId="7A5265A2" w14:textId="77777777" w:rsidR="004E1F88" w:rsidRDefault="004E1F88">
      <w:pPr>
        <w:pStyle w:val="Textocomentario"/>
      </w:pPr>
    </w:p>
    <w:p w14:paraId="3C845B70" w14:textId="6DCA05EE" w:rsidR="004E1F88" w:rsidRDefault="004E1F88">
      <w:pPr>
        <w:pStyle w:val="Textocomentario"/>
      </w:pPr>
    </w:p>
  </w:comment>
  <w:comment w:id="63" w:author="Damien Farine" w:date="2025-07-11T12:21:00Z" w:initials="DF">
    <w:p w14:paraId="53D07EDA" w14:textId="77777777" w:rsidR="004E1F88" w:rsidRDefault="004E1F88" w:rsidP="004E1F88">
      <w:pPr>
        <w:rPr>
          <w:rFonts w:ascii="Times New Roman" w:eastAsia="Times New Roman" w:hAnsi="Times New Roman" w:cs="Times New Roman"/>
          <w:sz w:val="24"/>
          <w:szCs w:val="24"/>
          <w:lang w:val="en-GB"/>
        </w:rPr>
      </w:pPr>
      <w:r>
        <w:rPr>
          <w:rStyle w:val="Refdecomentario"/>
        </w:rPr>
        <w:annotationRef/>
      </w:r>
      <w:r w:rsidRPr="003F11C8">
        <w:rPr>
          <w:rFonts w:ascii="Times New Roman" w:eastAsia="Times New Roman" w:hAnsi="Times New Roman" w:cs="Times New Roman"/>
          <w:sz w:val="24"/>
          <w:szCs w:val="24"/>
          <w:lang w:val="en-GB"/>
        </w:rPr>
        <w:t>Jones, S., Czaczkes, T. J., Gallager, A. J., Oberhauser, F. B., Gourlay, E. and Bacon, J. P. (2019), ‘Copy when uncertain: lower light levels increase trail pheromone depositing and reliance on pheromone trails in ants’, Animal Behaviour 156, 87–95.</w:t>
      </w:r>
    </w:p>
    <w:p w14:paraId="26734E94" w14:textId="77777777" w:rsidR="004E1F88" w:rsidRDefault="004E1F88">
      <w:pPr>
        <w:pStyle w:val="Textocomentario"/>
        <w:rPr>
          <w:lang w:val="en-GB"/>
        </w:rPr>
      </w:pPr>
    </w:p>
    <w:p w14:paraId="309A3B70" w14:textId="77777777" w:rsidR="004E1F88" w:rsidRPr="003F11C8" w:rsidRDefault="004E1F88" w:rsidP="004E1F88">
      <w:pPr>
        <w:rPr>
          <w:rFonts w:ascii="Times New Roman" w:eastAsia="Times New Roman" w:hAnsi="Times New Roman" w:cs="Times New Roman"/>
          <w:sz w:val="24"/>
          <w:szCs w:val="24"/>
          <w:lang w:val="en-GB"/>
        </w:rPr>
      </w:pPr>
      <w:r w:rsidRPr="003F11C8">
        <w:rPr>
          <w:rFonts w:ascii="Times New Roman" w:eastAsia="Times New Roman" w:hAnsi="Times New Roman" w:cs="Times New Roman"/>
          <w:sz w:val="24"/>
          <w:szCs w:val="24"/>
          <w:lang w:val="en-GB"/>
        </w:rPr>
        <w:t>The Impacts of Environmental Visual Noise on Individual and Collective Behaviour</w:t>
      </w:r>
    </w:p>
    <w:p w14:paraId="27E70FF4" w14:textId="77777777" w:rsidR="004E1F88" w:rsidRDefault="004E1F88" w:rsidP="004E1F88">
      <w:pP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lang w:val="en-GB"/>
        </w:rPr>
        <w:t xml:space="preserve">PhD thesis (Chapter 5) </w:t>
      </w:r>
      <w:r w:rsidRPr="003F11C8">
        <w:rPr>
          <w:rFonts w:ascii="Times New Roman" w:eastAsia="Times New Roman" w:hAnsi="Times New Roman" w:cs="Times New Roman"/>
          <w:sz w:val="24"/>
          <w:szCs w:val="24"/>
          <w:lang w:val="en-GB"/>
        </w:rPr>
        <w:t>By</w:t>
      </w:r>
      <w:r>
        <w:rPr>
          <w:rFonts w:ascii="Times New Roman" w:eastAsia="Times New Roman" w:hAnsi="Times New Roman" w:cs="Times New Roman"/>
          <w:sz w:val="24"/>
          <w:szCs w:val="24"/>
          <w:lang w:val="en-GB"/>
        </w:rPr>
        <w:t xml:space="preserve"> </w:t>
      </w:r>
      <w:r w:rsidRPr="003F11C8">
        <w:rPr>
          <w:rFonts w:ascii="Times New Roman" w:eastAsia="Times New Roman" w:hAnsi="Times New Roman" w:cs="Times New Roman"/>
          <w:sz w:val="24"/>
          <w:szCs w:val="24"/>
          <w:lang w:val="en-GB"/>
        </w:rPr>
        <w:t>JOANNA ATTWELL</w:t>
      </w:r>
      <w:r>
        <w:rPr>
          <w:rFonts w:ascii="Times New Roman" w:eastAsia="Times New Roman" w:hAnsi="Times New Roman" w:cs="Times New Roman"/>
          <w:sz w:val="24"/>
          <w:szCs w:val="24"/>
          <w:lang w:val="en-GB"/>
        </w:rPr>
        <w:t xml:space="preserve"> (Macquarie &amp; Bristol)</w:t>
      </w:r>
    </w:p>
    <w:p w14:paraId="4EDFA8B6" w14:textId="6FEE5D04" w:rsidR="004E1F88" w:rsidRPr="004E1F88" w:rsidRDefault="004E1F88">
      <w:pPr>
        <w:pStyle w:val="Textocomentario"/>
        <w:rPr>
          <w:lang w:val="en-GB"/>
        </w:rPr>
      </w:pPr>
    </w:p>
  </w:comment>
  <w:comment w:id="64" w:author="Damien Farine" w:date="2025-07-11T12:22:00Z" w:initials="DF">
    <w:p w14:paraId="3F87B5D2" w14:textId="77777777" w:rsidR="004E1F88" w:rsidRDefault="004E1F88" w:rsidP="004E1F88">
      <w:pPr>
        <w:rPr>
          <w:rFonts w:ascii="Times New Roman" w:eastAsia="Times New Roman" w:hAnsi="Times New Roman" w:cs="Times New Roman"/>
          <w:sz w:val="24"/>
          <w:szCs w:val="24"/>
          <w:lang w:val="en-GB"/>
        </w:rPr>
      </w:pPr>
      <w:r>
        <w:rPr>
          <w:rStyle w:val="Refdecomentario"/>
        </w:rPr>
        <w:annotationRef/>
      </w:r>
      <w:r w:rsidRPr="00276469">
        <w:rPr>
          <w:rFonts w:ascii="Times New Roman" w:eastAsia="Times New Roman" w:hAnsi="Times New Roman" w:cs="Times New Roman"/>
          <w:sz w:val="24"/>
          <w:szCs w:val="24"/>
          <w:lang w:val="en-GB"/>
        </w:rPr>
        <w:t>Devereux CL, Fernàndez</w:t>
      </w:r>
      <w:r w:rsidRPr="00276469">
        <w:rPr>
          <w:rFonts w:ascii="Cambria Math" w:eastAsia="Times New Roman" w:hAnsi="Cambria Math" w:cs="Cambria Math"/>
          <w:sz w:val="24"/>
          <w:szCs w:val="24"/>
          <w:lang w:val="en-GB"/>
        </w:rPr>
        <w:t>‐</w:t>
      </w:r>
      <w:r w:rsidRPr="00276469">
        <w:rPr>
          <w:rFonts w:ascii="Times New Roman" w:eastAsia="Times New Roman" w:hAnsi="Times New Roman" w:cs="Times New Roman"/>
          <w:sz w:val="24"/>
          <w:szCs w:val="24"/>
          <w:lang w:val="en-GB"/>
        </w:rPr>
        <w:t xml:space="preserve">juricic E, Krebs JR, Whittingham MJ . 2008 Habitat affects escape behaviour and alarm calling in common sarlings Sturnus vulgaris. Ibis (Lond. 1859) 150 , 191–198. </w:t>
      </w:r>
    </w:p>
    <w:p w14:paraId="246476FB" w14:textId="3D35443D" w:rsidR="004E1F88" w:rsidRDefault="004E1F88">
      <w:pPr>
        <w:pStyle w:val="Textocomentario"/>
      </w:pPr>
    </w:p>
  </w:comment>
  <w:comment w:id="65" w:author="Damien Farine" w:date="2025-07-11T12:04:00Z" w:initials="DF">
    <w:p w14:paraId="72A275DD" w14:textId="13534F38" w:rsidR="00794B32" w:rsidRDefault="00794B32">
      <w:pPr>
        <w:pStyle w:val="Textocomentario"/>
      </w:pPr>
      <w:r>
        <w:rPr>
          <w:rStyle w:val="Refdecomentario"/>
        </w:rPr>
        <w:annotationRef/>
      </w:r>
      <w:hyperlink r:id="rId18" w:history="1">
        <w:r w:rsidRPr="00791A67">
          <w:rPr>
            <w:rStyle w:val="Hipervnculo"/>
          </w:rPr>
          <w:t>https://royalsocietypublishing.org/doi/full/10.1098/rstb.2023.0184</w:t>
        </w:r>
      </w:hyperlink>
      <w:r>
        <w:t xml:space="preserve"> </w:t>
      </w:r>
    </w:p>
  </w:comment>
  <w:comment w:id="67" w:author="Damien Farine" w:date="2025-07-11T11:41:00Z" w:initials="DF">
    <w:p w14:paraId="13FABEFC" w14:textId="449247C0" w:rsidR="006661F9" w:rsidRDefault="006661F9">
      <w:pPr>
        <w:pStyle w:val="Textocomentario"/>
      </w:pPr>
      <w:r>
        <w:rPr>
          <w:rStyle w:val="Refdecomentario"/>
        </w:rPr>
        <w:annotationRef/>
      </w:r>
      <w:r>
        <w:t>I would make this panel A—I was very confused when reading the results until I realised that the text was starting with panel C.</w:t>
      </w:r>
    </w:p>
  </w:comment>
  <w:comment w:id="71" w:author="Damien Farine" w:date="2025-07-11T11:53:00Z" w:initials="DF">
    <w:p w14:paraId="076E63F7" w14:textId="77777777" w:rsidR="00D016E7" w:rsidRDefault="00D016E7">
      <w:pPr>
        <w:pStyle w:val="Textocomentario"/>
      </w:pPr>
      <w:r>
        <w:rPr>
          <w:rStyle w:val="Refdecomentario"/>
        </w:rPr>
        <w:annotationRef/>
      </w:r>
      <w:hyperlink r:id="rId19" w:history="1">
        <w:r w:rsidRPr="00791A67">
          <w:rPr>
            <w:rStyle w:val="Hipervnculo"/>
          </w:rPr>
          <w:t>https://onlinelibrary.wiley.com/doi/full/10.1111/eth.12756</w:t>
        </w:r>
      </w:hyperlink>
      <w:r>
        <w:t xml:space="preserve"> </w:t>
      </w:r>
    </w:p>
    <w:p w14:paraId="299CA2A1" w14:textId="35F008B8" w:rsidR="00D016E7" w:rsidRDefault="00D016E7">
      <w:pPr>
        <w:pStyle w:val="Textocomentario"/>
      </w:pPr>
      <w:hyperlink r:id="rId20" w:history="1">
        <w:r w:rsidRPr="00791A67">
          <w:rPr>
            <w:rStyle w:val="Hipervnculo"/>
          </w:rPr>
          <w:t>https://royalsocietypublishing.org/doi/10.1098/rsbl.2010.0808</w:t>
        </w:r>
      </w:hyperlink>
    </w:p>
    <w:p w14:paraId="384CA76A" w14:textId="59470301" w:rsidR="00D016E7" w:rsidRDefault="00D016E7">
      <w:pPr>
        <w:pStyle w:val="Textocomentario"/>
      </w:pPr>
    </w:p>
  </w:comment>
  <w:comment w:id="73" w:author="Damien Farine" w:date="2025-07-11T12:13:00Z" w:initials="DF">
    <w:p w14:paraId="2DA5AF09" w14:textId="77777777" w:rsidR="00975E65" w:rsidRPr="00975E65" w:rsidRDefault="00975E65" w:rsidP="00975E65">
      <w:pPr>
        <w:rPr>
          <w:rFonts w:ascii="Times New Roman" w:eastAsia="Times New Roman" w:hAnsi="Times New Roman" w:cs="Times New Roman"/>
          <w:sz w:val="24"/>
          <w:szCs w:val="24"/>
          <w:lang w:val="en-US"/>
        </w:rPr>
      </w:pPr>
      <w:r>
        <w:rPr>
          <w:rStyle w:val="Refdecomentario"/>
        </w:rPr>
        <w:annotationRef/>
      </w:r>
      <w:r w:rsidRPr="00975E65">
        <w:rPr>
          <w:rFonts w:eastAsia="Times New Roman"/>
          <w:color w:val="000000"/>
          <w:sz w:val="21"/>
          <w:szCs w:val="21"/>
          <w:shd w:val="clear" w:color="auto" w:fill="FFFFFF"/>
          <w:lang w:val="en-US"/>
        </w:rPr>
        <w:t>Mariette, M. M., and S. C. Griffith. 2012</w:t>
      </w:r>
      <w:r w:rsidRPr="00975E65">
        <w:rPr>
          <w:rFonts w:eastAsia="Times New Roman"/>
          <w:i/>
          <w:iCs/>
          <w:color w:val="000000"/>
          <w:sz w:val="21"/>
          <w:szCs w:val="21"/>
          <w:shd w:val="clear" w:color="auto" w:fill="FFFFFF"/>
          <w:lang w:val="en-US"/>
        </w:rPr>
        <w:t>a</w:t>
      </w:r>
      <w:r w:rsidRPr="00975E65">
        <w:rPr>
          <w:rFonts w:eastAsia="Times New Roman"/>
          <w:color w:val="000000"/>
          <w:sz w:val="21"/>
          <w:szCs w:val="21"/>
          <w:shd w:val="clear" w:color="auto" w:fill="FFFFFF"/>
          <w:lang w:val="en-US"/>
        </w:rPr>
        <w:t>. Nest visit synchrony is high and correlates with reproductive success in the wild zebra finch </w:t>
      </w:r>
      <w:r w:rsidRPr="00975E65">
        <w:rPr>
          <w:rFonts w:eastAsia="Times New Roman"/>
          <w:i/>
          <w:iCs/>
          <w:color w:val="000000"/>
          <w:sz w:val="21"/>
          <w:szCs w:val="21"/>
          <w:shd w:val="clear" w:color="auto" w:fill="FFFFFF"/>
          <w:lang w:val="en-US"/>
        </w:rPr>
        <w:t>Taeniopygia guttata</w:t>
      </w:r>
      <w:r w:rsidRPr="00975E65">
        <w:rPr>
          <w:rFonts w:eastAsia="Times New Roman"/>
          <w:color w:val="000000"/>
          <w:sz w:val="21"/>
          <w:szCs w:val="21"/>
          <w:shd w:val="clear" w:color="auto" w:fill="FFFFFF"/>
          <w:lang w:val="en-US"/>
        </w:rPr>
        <w:t>. Journal of Avian Biology 43:131–140.</w:t>
      </w:r>
    </w:p>
    <w:p w14:paraId="43D5E033" w14:textId="77777777" w:rsidR="00975E65" w:rsidRDefault="00975E65">
      <w:pPr>
        <w:pStyle w:val="Textocomentario"/>
      </w:pPr>
    </w:p>
    <w:p w14:paraId="44C2931F" w14:textId="77777777" w:rsidR="00975E65" w:rsidRPr="00975E65" w:rsidRDefault="00975E65" w:rsidP="00975E65">
      <w:pPr>
        <w:spacing w:line="240" w:lineRule="auto"/>
        <w:rPr>
          <w:rFonts w:ascii="Times New Roman" w:eastAsia="Times New Roman" w:hAnsi="Times New Roman" w:cs="Times New Roman"/>
          <w:sz w:val="24"/>
          <w:szCs w:val="24"/>
          <w:lang w:val="en-US"/>
        </w:rPr>
      </w:pPr>
      <w:r w:rsidRPr="00975E65">
        <w:rPr>
          <w:rFonts w:eastAsia="Times New Roman"/>
          <w:color w:val="000000"/>
          <w:sz w:val="21"/>
          <w:szCs w:val="21"/>
          <w:shd w:val="clear" w:color="auto" w:fill="FFFFFF"/>
          <w:lang w:val="en-US"/>
        </w:rPr>
        <w:t>Doutrelant, C., and R. Covas. 2007. Helping has signalling characteristics in a cooperatively breeding bird. Animal Behaviour 74:739–747.</w:t>
      </w:r>
    </w:p>
    <w:p w14:paraId="5A475CF8" w14:textId="77777777" w:rsidR="00975E65" w:rsidRDefault="00975E65">
      <w:pPr>
        <w:pStyle w:val="Textocomentario"/>
        <w:rPr>
          <w:lang w:val="en-US"/>
        </w:rPr>
      </w:pPr>
    </w:p>
    <w:p w14:paraId="4578DA62" w14:textId="3A0844F8" w:rsidR="00975E65" w:rsidRDefault="00975E65">
      <w:pPr>
        <w:pStyle w:val="Textocomentario"/>
        <w:rPr>
          <w:lang w:val="en-US"/>
        </w:rPr>
      </w:pPr>
      <w:hyperlink r:id="rId21" w:history="1">
        <w:r w:rsidRPr="00791A67">
          <w:rPr>
            <w:rStyle w:val="Hipervnculo"/>
            <w:lang w:val="en-US"/>
          </w:rPr>
          <w:t>https://link.springer.com/article/10.1007/s00265-011-1247-6</w:t>
        </w:r>
      </w:hyperlink>
    </w:p>
    <w:p w14:paraId="4EF523B4" w14:textId="77777777" w:rsidR="00975E65" w:rsidRDefault="00975E65">
      <w:pPr>
        <w:pStyle w:val="Textocomentario"/>
        <w:rPr>
          <w:lang w:val="en-US"/>
        </w:rPr>
      </w:pPr>
    </w:p>
    <w:p w14:paraId="31DB070B" w14:textId="25046F68" w:rsidR="00975E65" w:rsidRDefault="00975E65">
      <w:pPr>
        <w:pStyle w:val="Textocomentario"/>
        <w:rPr>
          <w:lang w:val="en-US"/>
        </w:rPr>
      </w:pPr>
      <w:hyperlink r:id="rId22" w:history="1">
        <w:r w:rsidRPr="00791A67">
          <w:rPr>
            <w:rStyle w:val="Hipervnculo"/>
            <w:lang w:val="en-US"/>
          </w:rPr>
          <w:t>https://nsojournals.onlinelibrary.wiley.com/doi/full/10.1111/j.1600-0706.2012.20833.x</w:t>
        </w:r>
      </w:hyperlink>
    </w:p>
    <w:p w14:paraId="5410A30E" w14:textId="77777777" w:rsidR="00975E65" w:rsidRDefault="00975E65">
      <w:pPr>
        <w:pStyle w:val="Textocomentario"/>
        <w:rPr>
          <w:lang w:val="en-US"/>
        </w:rPr>
      </w:pPr>
    </w:p>
    <w:p w14:paraId="17806701" w14:textId="77777777" w:rsidR="00975E65" w:rsidRPr="00975E65" w:rsidRDefault="00975E65" w:rsidP="00975E65">
      <w:pPr>
        <w:spacing w:line="240" w:lineRule="auto"/>
        <w:rPr>
          <w:rFonts w:ascii="Times New Roman" w:eastAsia="Times New Roman" w:hAnsi="Times New Roman" w:cs="Times New Roman"/>
          <w:sz w:val="24"/>
          <w:szCs w:val="24"/>
          <w:lang w:val="en-US"/>
        </w:rPr>
      </w:pPr>
      <w:r w:rsidRPr="00975E65">
        <w:rPr>
          <w:rFonts w:eastAsia="Times New Roman"/>
          <w:color w:val="222222"/>
          <w:sz w:val="20"/>
          <w:szCs w:val="20"/>
          <w:shd w:val="clear" w:color="auto" w:fill="FFFFFF"/>
          <w:lang w:val="en-US"/>
        </w:rPr>
        <w:t>Culina, A., Firth, J. A., &amp; Hinde, C. A. (2020). Familiarity breeds success: pairs that meet earlier experience increased breeding performance in a wild bird population. </w:t>
      </w:r>
      <w:r w:rsidRPr="00975E65">
        <w:rPr>
          <w:rFonts w:eastAsia="Times New Roman"/>
          <w:i/>
          <w:iCs/>
          <w:color w:val="222222"/>
          <w:sz w:val="20"/>
          <w:szCs w:val="20"/>
          <w:shd w:val="clear" w:color="auto" w:fill="FFFFFF"/>
          <w:lang w:val="en-US"/>
        </w:rPr>
        <w:t>Proceedings of the Royal Society B</w:t>
      </w:r>
      <w:r w:rsidRPr="00975E65">
        <w:rPr>
          <w:rFonts w:eastAsia="Times New Roman"/>
          <w:color w:val="222222"/>
          <w:sz w:val="20"/>
          <w:szCs w:val="20"/>
          <w:shd w:val="clear" w:color="auto" w:fill="FFFFFF"/>
          <w:lang w:val="en-US"/>
        </w:rPr>
        <w:t>, </w:t>
      </w:r>
      <w:r w:rsidRPr="00975E65">
        <w:rPr>
          <w:rFonts w:eastAsia="Times New Roman"/>
          <w:i/>
          <w:iCs/>
          <w:color w:val="222222"/>
          <w:sz w:val="20"/>
          <w:szCs w:val="20"/>
          <w:shd w:val="clear" w:color="auto" w:fill="FFFFFF"/>
          <w:lang w:val="en-US"/>
        </w:rPr>
        <w:t>287</w:t>
      </w:r>
      <w:r w:rsidRPr="00975E65">
        <w:rPr>
          <w:rFonts w:eastAsia="Times New Roman"/>
          <w:color w:val="222222"/>
          <w:sz w:val="20"/>
          <w:szCs w:val="20"/>
          <w:shd w:val="clear" w:color="auto" w:fill="FFFFFF"/>
          <w:lang w:val="en-US"/>
        </w:rPr>
        <w:t>(1941), 20201554.</w:t>
      </w:r>
    </w:p>
    <w:p w14:paraId="716AEC72" w14:textId="77777777" w:rsidR="00975E65" w:rsidRDefault="00975E65">
      <w:pPr>
        <w:pStyle w:val="Textocomentario"/>
        <w:rPr>
          <w:lang w:val="en-US"/>
        </w:rPr>
      </w:pPr>
    </w:p>
    <w:p w14:paraId="678C3D05" w14:textId="33FC4EE1" w:rsidR="00975E65" w:rsidRPr="00975E65" w:rsidRDefault="00975E65">
      <w:pPr>
        <w:pStyle w:val="Textocomentario"/>
        <w:rPr>
          <w:lang w:val="en-US"/>
        </w:rPr>
      </w:pPr>
    </w:p>
  </w:comment>
  <w:comment w:id="74" w:author="Damien Farine" w:date="2025-07-11T12:18:00Z" w:initials="DF">
    <w:p w14:paraId="7898E42F" w14:textId="77777777" w:rsidR="00975E65" w:rsidRPr="00975E65" w:rsidRDefault="00975E65" w:rsidP="00975E65">
      <w:pPr>
        <w:rPr>
          <w:rFonts w:ascii="Times New Roman" w:eastAsia="Times New Roman" w:hAnsi="Times New Roman" w:cs="Times New Roman"/>
          <w:sz w:val="24"/>
          <w:szCs w:val="24"/>
          <w:lang w:val="en-US"/>
        </w:rPr>
      </w:pPr>
      <w:r>
        <w:rPr>
          <w:rStyle w:val="Refdecomentario"/>
        </w:rPr>
        <w:annotationRef/>
      </w:r>
      <w:r w:rsidRPr="00975E65">
        <w:rPr>
          <w:rFonts w:eastAsia="Times New Roman"/>
          <w:color w:val="222222"/>
          <w:sz w:val="20"/>
          <w:szCs w:val="20"/>
          <w:shd w:val="clear" w:color="auto" w:fill="FFFFFF"/>
          <w:lang w:val="en-US"/>
        </w:rPr>
        <w:t>Byholm, P., Beal, M., Isaksson, N., Lötberg, U., &amp; Åkesson, S. (2022). Paternal transmission of migration knowledge in a long-distance bird migrant. </w:t>
      </w:r>
      <w:r w:rsidRPr="00975E65">
        <w:rPr>
          <w:rFonts w:eastAsia="Times New Roman"/>
          <w:i/>
          <w:iCs/>
          <w:color w:val="222222"/>
          <w:sz w:val="20"/>
          <w:szCs w:val="20"/>
          <w:shd w:val="clear" w:color="auto" w:fill="FFFFFF"/>
          <w:lang w:val="en-US"/>
        </w:rPr>
        <w:t>Nature communications</w:t>
      </w:r>
      <w:r w:rsidRPr="00975E65">
        <w:rPr>
          <w:rFonts w:eastAsia="Times New Roman"/>
          <w:color w:val="222222"/>
          <w:sz w:val="20"/>
          <w:szCs w:val="20"/>
          <w:shd w:val="clear" w:color="auto" w:fill="FFFFFF"/>
          <w:lang w:val="en-US"/>
        </w:rPr>
        <w:t>, </w:t>
      </w:r>
      <w:r w:rsidRPr="00975E65">
        <w:rPr>
          <w:rFonts w:eastAsia="Times New Roman"/>
          <w:i/>
          <w:iCs/>
          <w:color w:val="222222"/>
          <w:sz w:val="20"/>
          <w:szCs w:val="20"/>
          <w:shd w:val="clear" w:color="auto" w:fill="FFFFFF"/>
          <w:lang w:val="en-US"/>
        </w:rPr>
        <w:t>13</w:t>
      </w:r>
      <w:r w:rsidRPr="00975E65">
        <w:rPr>
          <w:rFonts w:eastAsia="Times New Roman"/>
          <w:color w:val="222222"/>
          <w:sz w:val="20"/>
          <w:szCs w:val="20"/>
          <w:shd w:val="clear" w:color="auto" w:fill="FFFFFF"/>
          <w:lang w:val="en-US"/>
        </w:rPr>
        <w:t>(1), 1566.</w:t>
      </w:r>
    </w:p>
    <w:p w14:paraId="138C501B" w14:textId="77777777" w:rsidR="00975E65" w:rsidRDefault="00975E65">
      <w:pPr>
        <w:pStyle w:val="Textocomentario"/>
        <w:rPr>
          <w:lang w:val="en-US"/>
        </w:rPr>
      </w:pPr>
    </w:p>
    <w:p w14:paraId="27B4A309" w14:textId="77777777" w:rsidR="00975E65" w:rsidRDefault="00975E65">
      <w:pPr>
        <w:pStyle w:val="Textocomentario"/>
        <w:rPr>
          <w:lang w:val="en-US"/>
        </w:rPr>
      </w:pPr>
      <w:r w:rsidRPr="00975E65">
        <w:rPr>
          <w:lang w:val="en-US"/>
        </w:rPr>
        <w:t>Chetverikova, R., Babushkina, O., Galkina, S., Shokhrin, V., &amp; Bojarinova, J. (2017). Special case among passerine birds: long-tailed tits keep family bonds during migration. Behavioral Ecology and Sociobiology, 71, 1-9.</w:t>
      </w:r>
    </w:p>
    <w:p w14:paraId="2EEE3D41" w14:textId="77777777" w:rsidR="00975E65" w:rsidRDefault="00975E65">
      <w:pPr>
        <w:pStyle w:val="Textocomentario"/>
        <w:rPr>
          <w:lang w:val="en-US"/>
        </w:rPr>
      </w:pPr>
    </w:p>
    <w:p w14:paraId="78ED599F" w14:textId="77777777" w:rsidR="00975E65" w:rsidRPr="00975E65" w:rsidRDefault="00975E65" w:rsidP="00975E65">
      <w:pPr>
        <w:spacing w:line="240" w:lineRule="auto"/>
        <w:rPr>
          <w:rFonts w:ascii="Times New Roman" w:eastAsia="Times New Roman" w:hAnsi="Times New Roman" w:cs="Times New Roman"/>
          <w:sz w:val="24"/>
          <w:szCs w:val="24"/>
          <w:lang w:val="de-DE"/>
        </w:rPr>
      </w:pPr>
      <w:r w:rsidRPr="00975E65">
        <w:rPr>
          <w:rFonts w:eastAsia="Times New Roman"/>
          <w:color w:val="222222"/>
          <w:sz w:val="20"/>
          <w:szCs w:val="20"/>
          <w:shd w:val="clear" w:color="auto" w:fill="FFFFFF"/>
          <w:lang w:val="de-DE"/>
        </w:rPr>
        <w:t>Kölzsch, A., Flack, A., Müskens, G. J., Kruckenberg, H., Glazov, P., &amp; Wikelski, M. (2020). Goose parents lead migration V. </w:t>
      </w:r>
      <w:r w:rsidRPr="00975E65">
        <w:rPr>
          <w:rFonts w:eastAsia="Times New Roman"/>
          <w:i/>
          <w:iCs/>
          <w:color w:val="222222"/>
          <w:sz w:val="20"/>
          <w:szCs w:val="20"/>
          <w:shd w:val="clear" w:color="auto" w:fill="FFFFFF"/>
          <w:lang w:val="de-DE"/>
        </w:rPr>
        <w:t>Journal of Avian Biology</w:t>
      </w:r>
      <w:r w:rsidRPr="00975E65">
        <w:rPr>
          <w:rFonts w:eastAsia="Times New Roman"/>
          <w:color w:val="222222"/>
          <w:sz w:val="20"/>
          <w:szCs w:val="20"/>
          <w:shd w:val="clear" w:color="auto" w:fill="FFFFFF"/>
          <w:lang w:val="de-DE"/>
        </w:rPr>
        <w:t>, </w:t>
      </w:r>
      <w:r w:rsidRPr="00975E65">
        <w:rPr>
          <w:rFonts w:eastAsia="Times New Roman"/>
          <w:i/>
          <w:iCs/>
          <w:color w:val="222222"/>
          <w:sz w:val="20"/>
          <w:szCs w:val="20"/>
          <w:shd w:val="clear" w:color="auto" w:fill="FFFFFF"/>
          <w:lang w:val="de-DE"/>
        </w:rPr>
        <w:t>51</w:t>
      </w:r>
      <w:r w:rsidRPr="00975E65">
        <w:rPr>
          <w:rFonts w:eastAsia="Times New Roman"/>
          <w:color w:val="222222"/>
          <w:sz w:val="20"/>
          <w:szCs w:val="20"/>
          <w:shd w:val="clear" w:color="auto" w:fill="FFFFFF"/>
          <w:lang w:val="de-DE"/>
        </w:rPr>
        <w:t>(3).</w:t>
      </w:r>
    </w:p>
    <w:p w14:paraId="01732ED0" w14:textId="77777777" w:rsidR="00975E65" w:rsidRDefault="00975E65">
      <w:pPr>
        <w:pStyle w:val="Textocomentario"/>
        <w:rPr>
          <w:lang w:val="en-US"/>
        </w:rPr>
      </w:pPr>
    </w:p>
    <w:p w14:paraId="2DFDC208" w14:textId="44941EEC" w:rsidR="00975E65" w:rsidRPr="00975E65" w:rsidRDefault="00975E65">
      <w:pPr>
        <w:pStyle w:val="Textocomentario"/>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702468" w15:done="0"/>
  <w15:commentEx w15:paraId="526A7A67" w15:done="0"/>
  <w15:commentEx w15:paraId="7F7FAB2C" w15:done="0"/>
  <w15:commentEx w15:paraId="501CAE4C" w15:done="0"/>
  <w15:commentEx w15:paraId="2158AB21" w15:done="0"/>
  <w15:commentEx w15:paraId="21C27359" w15:done="0"/>
  <w15:commentEx w15:paraId="779F9906" w15:done="0"/>
  <w15:commentEx w15:paraId="5C8C3FAA" w15:done="0"/>
  <w15:commentEx w15:paraId="550E822E" w15:paraIdParent="5C8C3FAA" w15:done="0"/>
  <w15:commentEx w15:paraId="498D984F" w15:done="0"/>
  <w15:commentEx w15:paraId="7DB47320" w15:paraIdParent="498D984F" w15:done="0"/>
  <w15:commentEx w15:paraId="3C9F6A5A" w15:done="0"/>
  <w15:commentEx w15:paraId="749C11B5" w15:done="0"/>
  <w15:commentEx w15:paraId="4EBB578B" w15:done="0"/>
  <w15:commentEx w15:paraId="31109395" w15:done="0"/>
  <w15:commentEx w15:paraId="67955CAF" w15:done="0"/>
  <w15:commentEx w15:paraId="2AC7D933" w15:paraIdParent="67955CAF" w15:done="0"/>
  <w15:commentEx w15:paraId="2CAA4A5D" w15:done="0"/>
  <w15:commentEx w15:paraId="2556AC3C" w15:done="0"/>
  <w15:commentEx w15:paraId="26AE1039" w15:done="0"/>
  <w15:commentEx w15:paraId="06D5CD3F" w15:done="0"/>
  <w15:commentEx w15:paraId="7AD3DAD5" w15:done="0"/>
  <w15:commentEx w15:paraId="36DF6B71" w15:done="0"/>
  <w15:commentEx w15:paraId="3C845B70" w15:done="0"/>
  <w15:commentEx w15:paraId="4EDFA8B6" w15:done="0"/>
  <w15:commentEx w15:paraId="246476FB" w15:done="0"/>
  <w15:commentEx w15:paraId="72A275DD" w15:done="0"/>
  <w15:commentEx w15:paraId="13FABEFC" w15:done="0"/>
  <w15:commentEx w15:paraId="384CA76A" w15:done="0"/>
  <w15:commentEx w15:paraId="678C3D05" w15:done="0"/>
  <w15:commentEx w15:paraId="2DFDC20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60B9A6" w16cex:dateUtc="2025-08-29T23:12:00Z"/>
  <w16cex:commentExtensible w16cex:durableId="548BACA1" w16cex:dateUtc="2025-08-29T23:16:00Z"/>
  <w16cex:commentExtensible w16cex:durableId="36297D76" w16cex:dateUtc="2025-08-29T23:17:00Z"/>
  <w16cex:commentExtensible w16cex:durableId="51495E6B" w16cex:dateUtc="2025-08-29T23:34:00Z"/>
  <w16cex:commentExtensible w16cex:durableId="4305BD35" w16cex:dateUtc="2025-08-29T23:40:00Z"/>
  <w16cex:commentExtensible w16cex:durableId="22C2545F" w16cex:dateUtc="2025-08-30T0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702468" w16cid:durableId="5A60B9A6"/>
  <w16cid:commentId w16cid:paraId="526A7A67" w16cid:durableId="548BACA1"/>
  <w16cid:commentId w16cid:paraId="7F7FAB2C" w16cid:durableId="36297D76"/>
  <w16cid:commentId w16cid:paraId="501CAE4C" w16cid:durableId="2C1B9133"/>
  <w16cid:commentId w16cid:paraId="2158AB21" w16cid:durableId="2C1B91B2"/>
  <w16cid:commentId w16cid:paraId="21C27359" w16cid:durableId="2C1B925D"/>
  <w16cid:commentId w16cid:paraId="779F9906" w16cid:durableId="2C1B9287"/>
  <w16cid:commentId w16cid:paraId="5C8C3FAA" w16cid:durableId="2C1A6748"/>
  <w16cid:commentId w16cid:paraId="550E822E" w16cid:durableId="51495E6B"/>
  <w16cid:commentId w16cid:paraId="498D984F" w16cid:durableId="2C1B65C9"/>
  <w16cid:commentId w16cid:paraId="7DB47320" w16cid:durableId="4305BD35"/>
  <w16cid:commentId w16cid:paraId="3C9F6A5A" w16cid:durableId="2C1B6558"/>
  <w16cid:commentId w16cid:paraId="749C11B5" w16cid:durableId="2C1B6562"/>
  <w16cid:commentId w16cid:paraId="4EBB578B" w16cid:durableId="2C1B92B2"/>
  <w16cid:commentId w16cid:paraId="31109395" w16cid:durableId="2C1B92C7"/>
  <w16cid:commentId w16cid:paraId="67955CAF" w16cid:durableId="2C1B707E"/>
  <w16cid:commentId w16cid:paraId="2AC7D933" w16cid:durableId="22C2545F"/>
  <w16cid:commentId w16cid:paraId="2CAA4A5D" w16cid:durableId="2C1A77DF"/>
  <w16cid:commentId w16cid:paraId="2556AC3C" w16cid:durableId="2C1B6B42"/>
  <w16cid:commentId w16cid:paraId="26AE1039" w16cid:durableId="2C1B6F63"/>
  <w16cid:commentId w16cid:paraId="06D5CD3F" w16cid:durableId="2C1A6E89"/>
  <w16cid:commentId w16cid:paraId="7AD3DAD5" w16cid:durableId="2C1A6EBB"/>
  <w16cid:commentId w16cid:paraId="36DF6B71" w16cid:durableId="2C1B804A"/>
  <w16cid:commentId w16cid:paraId="3C845B70" w16cid:durableId="2C1B803D"/>
  <w16cid:commentId w16cid:paraId="4EDFA8B6" w16cid:durableId="2C1B8059"/>
  <w16cid:commentId w16cid:paraId="246476FB" w16cid:durableId="2C1B809F"/>
  <w16cid:commentId w16cid:paraId="72A275DD" w16cid:durableId="2C1B7C45"/>
  <w16cid:commentId w16cid:paraId="13FABEFC" w16cid:durableId="2C1B7707"/>
  <w16cid:commentId w16cid:paraId="384CA76A" w16cid:durableId="2C1B79B0"/>
  <w16cid:commentId w16cid:paraId="678C3D05" w16cid:durableId="2C1B7E4F"/>
  <w16cid:commentId w16cid:paraId="2DFDC208" w16cid:durableId="2C1B7F7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LORIANA CHAVERRI ECHANDI">
    <w15:presenceInfo w15:providerId="AD" w15:userId="S::GLORIANA.CHAVERRI@ucr.ac.cr::4a7c7e28-7d7b-4bfb-99c7-adc806ca745a"/>
  </w15:person>
  <w15:person w15:author="Damien Farine">
    <w15:presenceInfo w15:providerId="AD" w15:userId="S::wolf3354@ox.ac.uk::abefb401-7f24-4905-bc7f-69fef111bc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39D5"/>
    <w:rsid w:val="00080528"/>
    <w:rsid w:val="000901A2"/>
    <w:rsid w:val="000C1B45"/>
    <w:rsid w:val="00110248"/>
    <w:rsid w:val="00121FDB"/>
    <w:rsid w:val="001443B5"/>
    <w:rsid w:val="001E012C"/>
    <w:rsid w:val="00276469"/>
    <w:rsid w:val="00317B8F"/>
    <w:rsid w:val="003341F0"/>
    <w:rsid w:val="00354538"/>
    <w:rsid w:val="003F11C8"/>
    <w:rsid w:val="004117C4"/>
    <w:rsid w:val="00443804"/>
    <w:rsid w:val="004E1F88"/>
    <w:rsid w:val="00564700"/>
    <w:rsid w:val="00593082"/>
    <w:rsid w:val="005939D5"/>
    <w:rsid w:val="005C13E1"/>
    <w:rsid w:val="00664760"/>
    <w:rsid w:val="006661F9"/>
    <w:rsid w:val="006A6591"/>
    <w:rsid w:val="006C7625"/>
    <w:rsid w:val="00702AFE"/>
    <w:rsid w:val="00754BBA"/>
    <w:rsid w:val="00794B32"/>
    <w:rsid w:val="007E78E6"/>
    <w:rsid w:val="00805A67"/>
    <w:rsid w:val="00813C0E"/>
    <w:rsid w:val="00854AC9"/>
    <w:rsid w:val="008D0B20"/>
    <w:rsid w:val="008F2957"/>
    <w:rsid w:val="00975E65"/>
    <w:rsid w:val="009773D5"/>
    <w:rsid w:val="009D1CAE"/>
    <w:rsid w:val="00A44BC5"/>
    <w:rsid w:val="00AB705E"/>
    <w:rsid w:val="00B01AD1"/>
    <w:rsid w:val="00B76508"/>
    <w:rsid w:val="00BB7C27"/>
    <w:rsid w:val="00C13182"/>
    <w:rsid w:val="00CD1254"/>
    <w:rsid w:val="00CE099B"/>
    <w:rsid w:val="00D016E7"/>
    <w:rsid w:val="00D03A23"/>
    <w:rsid w:val="00D25C6D"/>
    <w:rsid w:val="00D30D3A"/>
    <w:rsid w:val="00EB6DDA"/>
    <w:rsid w:val="00F149E3"/>
    <w:rsid w:val="00F434E5"/>
    <w:rsid w:val="00F557F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6095"/>
  <w15:docId w15:val="{F356F9E0-7181-4E45-8FC6-480997EA4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813C0E"/>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813C0E"/>
    <w:rPr>
      <w:rFonts w:ascii="Times New Roman" w:hAnsi="Times New Roman" w:cs="Times New Roman"/>
      <w:sz w:val="18"/>
      <w:szCs w:val="18"/>
    </w:rPr>
  </w:style>
  <w:style w:type="character" w:styleId="Hipervnculo">
    <w:name w:val="Hyperlink"/>
    <w:basedOn w:val="Fuentedeprrafopredeter"/>
    <w:uiPriority w:val="99"/>
    <w:unhideWhenUsed/>
    <w:rsid w:val="003F11C8"/>
    <w:rPr>
      <w:color w:val="0000FF" w:themeColor="hyperlink"/>
      <w:u w:val="single"/>
    </w:rPr>
  </w:style>
  <w:style w:type="character" w:styleId="Mencinsinresolver">
    <w:name w:val="Unresolved Mention"/>
    <w:basedOn w:val="Fuentedeprrafopredeter"/>
    <w:uiPriority w:val="99"/>
    <w:semiHidden/>
    <w:unhideWhenUsed/>
    <w:rsid w:val="003F11C8"/>
    <w:rPr>
      <w:color w:val="605E5C"/>
      <w:shd w:val="clear" w:color="auto" w:fill="E1DFDD"/>
    </w:rPr>
  </w:style>
  <w:style w:type="paragraph" w:styleId="Asuntodelcomentario">
    <w:name w:val="annotation subject"/>
    <w:basedOn w:val="Textocomentario"/>
    <w:next w:val="Textocomentario"/>
    <w:link w:val="AsuntodelcomentarioCar"/>
    <w:uiPriority w:val="99"/>
    <w:semiHidden/>
    <w:unhideWhenUsed/>
    <w:rsid w:val="006A6591"/>
    <w:rPr>
      <w:b/>
      <w:bCs/>
    </w:rPr>
  </w:style>
  <w:style w:type="character" w:customStyle="1" w:styleId="AsuntodelcomentarioCar">
    <w:name w:val="Asunto del comentario Car"/>
    <w:basedOn w:val="TextocomentarioCar"/>
    <w:link w:val="Asuntodelcomentario"/>
    <w:uiPriority w:val="99"/>
    <w:semiHidden/>
    <w:rsid w:val="006A6591"/>
    <w:rPr>
      <w:b/>
      <w:bCs/>
      <w:sz w:val="20"/>
      <w:szCs w:val="20"/>
    </w:rPr>
  </w:style>
  <w:style w:type="character" w:styleId="Hipervnculovisitado">
    <w:name w:val="FollowedHyperlink"/>
    <w:basedOn w:val="Fuentedeprrafopredeter"/>
    <w:uiPriority w:val="99"/>
    <w:semiHidden/>
    <w:unhideWhenUsed/>
    <w:rsid w:val="004E1F88"/>
    <w:rPr>
      <w:color w:val="800080" w:themeColor="followedHyperlink"/>
      <w:u w:val="single"/>
    </w:rPr>
  </w:style>
  <w:style w:type="paragraph" w:styleId="Revisin">
    <w:name w:val="Revision"/>
    <w:hidden/>
    <w:uiPriority w:val="99"/>
    <w:semiHidden/>
    <w:rsid w:val="00B7650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3804">
      <w:bodyDiv w:val="1"/>
      <w:marLeft w:val="0"/>
      <w:marRight w:val="0"/>
      <w:marTop w:val="0"/>
      <w:marBottom w:val="0"/>
      <w:divBdr>
        <w:top w:val="none" w:sz="0" w:space="0" w:color="auto"/>
        <w:left w:val="none" w:sz="0" w:space="0" w:color="auto"/>
        <w:bottom w:val="none" w:sz="0" w:space="0" w:color="auto"/>
        <w:right w:val="none" w:sz="0" w:space="0" w:color="auto"/>
      </w:divBdr>
    </w:div>
    <w:div w:id="37051928">
      <w:bodyDiv w:val="1"/>
      <w:marLeft w:val="0"/>
      <w:marRight w:val="0"/>
      <w:marTop w:val="0"/>
      <w:marBottom w:val="0"/>
      <w:divBdr>
        <w:top w:val="none" w:sz="0" w:space="0" w:color="auto"/>
        <w:left w:val="none" w:sz="0" w:space="0" w:color="auto"/>
        <w:bottom w:val="none" w:sz="0" w:space="0" w:color="auto"/>
        <w:right w:val="none" w:sz="0" w:space="0" w:color="auto"/>
      </w:divBdr>
      <w:divsChild>
        <w:div w:id="1347899183">
          <w:marLeft w:val="0"/>
          <w:marRight w:val="0"/>
          <w:marTop w:val="0"/>
          <w:marBottom w:val="0"/>
          <w:divBdr>
            <w:top w:val="none" w:sz="0" w:space="0" w:color="auto"/>
            <w:left w:val="none" w:sz="0" w:space="0" w:color="auto"/>
            <w:bottom w:val="none" w:sz="0" w:space="0" w:color="auto"/>
            <w:right w:val="none" w:sz="0" w:space="0" w:color="auto"/>
          </w:divBdr>
        </w:div>
      </w:divsChild>
    </w:div>
    <w:div w:id="53629912">
      <w:bodyDiv w:val="1"/>
      <w:marLeft w:val="0"/>
      <w:marRight w:val="0"/>
      <w:marTop w:val="0"/>
      <w:marBottom w:val="0"/>
      <w:divBdr>
        <w:top w:val="none" w:sz="0" w:space="0" w:color="auto"/>
        <w:left w:val="none" w:sz="0" w:space="0" w:color="auto"/>
        <w:bottom w:val="none" w:sz="0" w:space="0" w:color="auto"/>
        <w:right w:val="none" w:sz="0" w:space="0" w:color="auto"/>
      </w:divBdr>
    </w:div>
    <w:div w:id="261836068">
      <w:bodyDiv w:val="1"/>
      <w:marLeft w:val="0"/>
      <w:marRight w:val="0"/>
      <w:marTop w:val="0"/>
      <w:marBottom w:val="0"/>
      <w:divBdr>
        <w:top w:val="none" w:sz="0" w:space="0" w:color="auto"/>
        <w:left w:val="none" w:sz="0" w:space="0" w:color="auto"/>
        <w:bottom w:val="none" w:sz="0" w:space="0" w:color="auto"/>
        <w:right w:val="none" w:sz="0" w:space="0" w:color="auto"/>
      </w:divBdr>
    </w:div>
    <w:div w:id="305428603">
      <w:bodyDiv w:val="1"/>
      <w:marLeft w:val="0"/>
      <w:marRight w:val="0"/>
      <w:marTop w:val="0"/>
      <w:marBottom w:val="0"/>
      <w:divBdr>
        <w:top w:val="none" w:sz="0" w:space="0" w:color="auto"/>
        <w:left w:val="none" w:sz="0" w:space="0" w:color="auto"/>
        <w:bottom w:val="none" w:sz="0" w:space="0" w:color="auto"/>
        <w:right w:val="none" w:sz="0" w:space="0" w:color="auto"/>
      </w:divBdr>
      <w:divsChild>
        <w:div w:id="1537428482">
          <w:marLeft w:val="0"/>
          <w:marRight w:val="0"/>
          <w:marTop w:val="0"/>
          <w:marBottom w:val="0"/>
          <w:divBdr>
            <w:top w:val="none" w:sz="0" w:space="0" w:color="auto"/>
            <w:left w:val="none" w:sz="0" w:space="0" w:color="auto"/>
            <w:bottom w:val="none" w:sz="0" w:space="0" w:color="auto"/>
            <w:right w:val="none" w:sz="0" w:space="0" w:color="auto"/>
          </w:divBdr>
        </w:div>
        <w:div w:id="248278395">
          <w:marLeft w:val="0"/>
          <w:marRight w:val="0"/>
          <w:marTop w:val="0"/>
          <w:marBottom w:val="0"/>
          <w:divBdr>
            <w:top w:val="none" w:sz="0" w:space="0" w:color="auto"/>
            <w:left w:val="none" w:sz="0" w:space="0" w:color="auto"/>
            <w:bottom w:val="none" w:sz="0" w:space="0" w:color="auto"/>
            <w:right w:val="none" w:sz="0" w:space="0" w:color="auto"/>
          </w:divBdr>
        </w:div>
        <w:div w:id="696007550">
          <w:marLeft w:val="0"/>
          <w:marRight w:val="0"/>
          <w:marTop w:val="0"/>
          <w:marBottom w:val="0"/>
          <w:divBdr>
            <w:top w:val="none" w:sz="0" w:space="0" w:color="auto"/>
            <w:left w:val="none" w:sz="0" w:space="0" w:color="auto"/>
            <w:bottom w:val="none" w:sz="0" w:space="0" w:color="auto"/>
            <w:right w:val="none" w:sz="0" w:space="0" w:color="auto"/>
          </w:divBdr>
        </w:div>
        <w:div w:id="1561747139">
          <w:marLeft w:val="0"/>
          <w:marRight w:val="0"/>
          <w:marTop w:val="0"/>
          <w:marBottom w:val="0"/>
          <w:divBdr>
            <w:top w:val="none" w:sz="0" w:space="0" w:color="auto"/>
            <w:left w:val="none" w:sz="0" w:space="0" w:color="auto"/>
            <w:bottom w:val="none" w:sz="0" w:space="0" w:color="auto"/>
            <w:right w:val="none" w:sz="0" w:space="0" w:color="auto"/>
          </w:divBdr>
        </w:div>
        <w:div w:id="2087603456">
          <w:marLeft w:val="0"/>
          <w:marRight w:val="0"/>
          <w:marTop w:val="0"/>
          <w:marBottom w:val="0"/>
          <w:divBdr>
            <w:top w:val="none" w:sz="0" w:space="0" w:color="auto"/>
            <w:left w:val="none" w:sz="0" w:space="0" w:color="auto"/>
            <w:bottom w:val="none" w:sz="0" w:space="0" w:color="auto"/>
            <w:right w:val="none" w:sz="0" w:space="0" w:color="auto"/>
          </w:divBdr>
        </w:div>
      </w:divsChild>
    </w:div>
    <w:div w:id="373622840">
      <w:bodyDiv w:val="1"/>
      <w:marLeft w:val="0"/>
      <w:marRight w:val="0"/>
      <w:marTop w:val="0"/>
      <w:marBottom w:val="0"/>
      <w:divBdr>
        <w:top w:val="none" w:sz="0" w:space="0" w:color="auto"/>
        <w:left w:val="none" w:sz="0" w:space="0" w:color="auto"/>
        <w:bottom w:val="none" w:sz="0" w:space="0" w:color="auto"/>
        <w:right w:val="none" w:sz="0" w:space="0" w:color="auto"/>
      </w:divBdr>
    </w:div>
    <w:div w:id="438373640">
      <w:bodyDiv w:val="1"/>
      <w:marLeft w:val="0"/>
      <w:marRight w:val="0"/>
      <w:marTop w:val="0"/>
      <w:marBottom w:val="0"/>
      <w:divBdr>
        <w:top w:val="none" w:sz="0" w:space="0" w:color="auto"/>
        <w:left w:val="none" w:sz="0" w:space="0" w:color="auto"/>
        <w:bottom w:val="none" w:sz="0" w:space="0" w:color="auto"/>
        <w:right w:val="none" w:sz="0" w:space="0" w:color="auto"/>
      </w:divBdr>
    </w:div>
    <w:div w:id="500895018">
      <w:bodyDiv w:val="1"/>
      <w:marLeft w:val="0"/>
      <w:marRight w:val="0"/>
      <w:marTop w:val="0"/>
      <w:marBottom w:val="0"/>
      <w:divBdr>
        <w:top w:val="none" w:sz="0" w:space="0" w:color="auto"/>
        <w:left w:val="none" w:sz="0" w:space="0" w:color="auto"/>
        <w:bottom w:val="none" w:sz="0" w:space="0" w:color="auto"/>
        <w:right w:val="none" w:sz="0" w:space="0" w:color="auto"/>
      </w:divBdr>
    </w:div>
    <w:div w:id="540366756">
      <w:bodyDiv w:val="1"/>
      <w:marLeft w:val="0"/>
      <w:marRight w:val="0"/>
      <w:marTop w:val="0"/>
      <w:marBottom w:val="0"/>
      <w:divBdr>
        <w:top w:val="none" w:sz="0" w:space="0" w:color="auto"/>
        <w:left w:val="none" w:sz="0" w:space="0" w:color="auto"/>
        <w:bottom w:val="none" w:sz="0" w:space="0" w:color="auto"/>
        <w:right w:val="none" w:sz="0" w:space="0" w:color="auto"/>
      </w:divBdr>
    </w:div>
    <w:div w:id="548567648">
      <w:bodyDiv w:val="1"/>
      <w:marLeft w:val="0"/>
      <w:marRight w:val="0"/>
      <w:marTop w:val="0"/>
      <w:marBottom w:val="0"/>
      <w:divBdr>
        <w:top w:val="none" w:sz="0" w:space="0" w:color="auto"/>
        <w:left w:val="none" w:sz="0" w:space="0" w:color="auto"/>
        <w:bottom w:val="none" w:sz="0" w:space="0" w:color="auto"/>
        <w:right w:val="none" w:sz="0" w:space="0" w:color="auto"/>
      </w:divBdr>
    </w:div>
    <w:div w:id="823162395">
      <w:bodyDiv w:val="1"/>
      <w:marLeft w:val="0"/>
      <w:marRight w:val="0"/>
      <w:marTop w:val="0"/>
      <w:marBottom w:val="0"/>
      <w:divBdr>
        <w:top w:val="none" w:sz="0" w:space="0" w:color="auto"/>
        <w:left w:val="none" w:sz="0" w:space="0" w:color="auto"/>
        <w:bottom w:val="none" w:sz="0" w:space="0" w:color="auto"/>
        <w:right w:val="none" w:sz="0" w:space="0" w:color="auto"/>
      </w:divBdr>
    </w:div>
    <w:div w:id="839394882">
      <w:bodyDiv w:val="1"/>
      <w:marLeft w:val="0"/>
      <w:marRight w:val="0"/>
      <w:marTop w:val="0"/>
      <w:marBottom w:val="0"/>
      <w:divBdr>
        <w:top w:val="none" w:sz="0" w:space="0" w:color="auto"/>
        <w:left w:val="none" w:sz="0" w:space="0" w:color="auto"/>
        <w:bottom w:val="none" w:sz="0" w:space="0" w:color="auto"/>
        <w:right w:val="none" w:sz="0" w:space="0" w:color="auto"/>
      </w:divBdr>
    </w:div>
    <w:div w:id="847330704">
      <w:bodyDiv w:val="1"/>
      <w:marLeft w:val="0"/>
      <w:marRight w:val="0"/>
      <w:marTop w:val="0"/>
      <w:marBottom w:val="0"/>
      <w:divBdr>
        <w:top w:val="none" w:sz="0" w:space="0" w:color="auto"/>
        <w:left w:val="none" w:sz="0" w:space="0" w:color="auto"/>
        <w:bottom w:val="none" w:sz="0" w:space="0" w:color="auto"/>
        <w:right w:val="none" w:sz="0" w:space="0" w:color="auto"/>
      </w:divBdr>
    </w:div>
    <w:div w:id="1045763341">
      <w:bodyDiv w:val="1"/>
      <w:marLeft w:val="0"/>
      <w:marRight w:val="0"/>
      <w:marTop w:val="0"/>
      <w:marBottom w:val="0"/>
      <w:divBdr>
        <w:top w:val="none" w:sz="0" w:space="0" w:color="auto"/>
        <w:left w:val="none" w:sz="0" w:space="0" w:color="auto"/>
        <w:bottom w:val="none" w:sz="0" w:space="0" w:color="auto"/>
        <w:right w:val="none" w:sz="0" w:space="0" w:color="auto"/>
      </w:divBdr>
    </w:div>
    <w:div w:id="1061519042">
      <w:bodyDiv w:val="1"/>
      <w:marLeft w:val="0"/>
      <w:marRight w:val="0"/>
      <w:marTop w:val="0"/>
      <w:marBottom w:val="0"/>
      <w:divBdr>
        <w:top w:val="none" w:sz="0" w:space="0" w:color="auto"/>
        <w:left w:val="none" w:sz="0" w:space="0" w:color="auto"/>
        <w:bottom w:val="none" w:sz="0" w:space="0" w:color="auto"/>
        <w:right w:val="none" w:sz="0" w:space="0" w:color="auto"/>
      </w:divBdr>
    </w:div>
    <w:div w:id="1230265305">
      <w:bodyDiv w:val="1"/>
      <w:marLeft w:val="0"/>
      <w:marRight w:val="0"/>
      <w:marTop w:val="0"/>
      <w:marBottom w:val="0"/>
      <w:divBdr>
        <w:top w:val="none" w:sz="0" w:space="0" w:color="auto"/>
        <w:left w:val="none" w:sz="0" w:space="0" w:color="auto"/>
        <w:bottom w:val="none" w:sz="0" w:space="0" w:color="auto"/>
        <w:right w:val="none" w:sz="0" w:space="0" w:color="auto"/>
      </w:divBdr>
    </w:div>
    <w:div w:id="1350327912">
      <w:bodyDiv w:val="1"/>
      <w:marLeft w:val="0"/>
      <w:marRight w:val="0"/>
      <w:marTop w:val="0"/>
      <w:marBottom w:val="0"/>
      <w:divBdr>
        <w:top w:val="none" w:sz="0" w:space="0" w:color="auto"/>
        <w:left w:val="none" w:sz="0" w:space="0" w:color="auto"/>
        <w:bottom w:val="none" w:sz="0" w:space="0" w:color="auto"/>
        <w:right w:val="none" w:sz="0" w:space="0" w:color="auto"/>
      </w:divBdr>
    </w:div>
    <w:div w:id="1375613375">
      <w:bodyDiv w:val="1"/>
      <w:marLeft w:val="0"/>
      <w:marRight w:val="0"/>
      <w:marTop w:val="0"/>
      <w:marBottom w:val="0"/>
      <w:divBdr>
        <w:top w:val="none" w:sz="0" w:space="0" w:color="auto"/>
        <w:left w:val="none" w:sz="0" w:space="0" w:color="auto"/>
        <w:bottom w:val="none" w:sz="0" w:space="0" w:color="auto"/>
        <w:right w:val="none" w:sz="0" w:space="0" w:color="auto"/>
      </w:divBdr>
    </w:div>
    <w:div w:id="1418214499">
      <w:bodyDiv w:val="1"/>
      <w:marLeft w:val="0"/>
      <w:marRight w:val="0"/>
      <w:marTop w:val="0"/>
      <w:marBottom w:val="0"/>
      <w:divBdr>
        <w:top w:val="none" w:sz="0" w:space="0" w:color="auto"/>
        <w:left w:val="none" w:sz="0" w:space="0" w:color="auto"/>
        <w:bottom w:val="none" w:sz="0" w:space="0" w:color="auto"/>
        <w:right w:val="none" w:sz="0" w:space="0" w:color="auto"/>
      </w:divBdr>
      <w:divsChild>
        <w:div w:id="1193953597">
          <w:marLeft w:val="0"/>
          <w:marRight w:val="0"/>
          <w:marTop w:val="0"/>
          <w:marBottom w:val="0"/>
          <w:divBdr>
            <w:top w:val="none" w:sz="0" w:space="0" w:color="auto"/>
            <w:left w:val="none" w:sz="0" w:space="0" w:color="auto"/>
            <w:bottom w:val="none" w:sz="0" w:space="0" w:color="auto"/>
            <w:right w:val="none" w:sz="0" w:space="0" w:color="auto"/>
          </w:divBdr>
        </w:div>
        <w:div w:id="1368137062">
          <w:marLeft w:val="0"/>
          <w:marRight w:val="0"/>
          <w:marTop w:val="0"/>
          <w:marBottom w:val="0"/>
          <w:divBdr>
            <w:top w:val="none" w:sz="0" w:space="0" w:color="auto"/>
            <w:left w:val="none" w:sz="0" w:space="0" w:color="auto"/>
            <w:bottom w:val="none" w:sz="0" w:space="0" w:color="auto"/>
            <w:right w:val="none" w:sz="0" w:space="0" w:color="auto"/>
          </w:divBdr>
        </w:div>
        <w:div w:id="1909684382">
          <w:marLeft w:val="0"/>
          <w:marRight w:val="0"/>
          <w:marTop w:val="0"/>
          <w:marBottom w:val="0"/>
          <w:divBdr>
            <w:top w:val="none" w:sz="0" w:space="0" w:color="auto"/>
            <w:left w:val="none" w:sz="0" w:space="0" w:color="auto"/>
            <w:bottom w:val="none" w:sz="0" w:space="0" w:color="auto"/>
            <w:right w:val="none" w:sz="0" w:space="0" w:color="auto"/>
          </w:divBdr>
        </w:div>
        <w:div w:id="1852842074">
          <w:marLeft w:val="0"/>
          <w:marRight w:val="0"/>
          <w:marTop w:val="0"/>
          <w:marBottom w:val="0"/>
          <w:divBdr>
            <w:top w:val="none" w:sz="0" w:space="0" w:color="auto"/>
            <w:left w:val="none" w:sz="0" w:space="0" w:color="auto"/>
            <w:bottom w:val="none" w:sz="0" w:space="0" w:color="auto"/>
            <w:right w:val="none" w:sz="0" w:space="0" w:color="auto"/>
          </w:divBdr>
        </w:div>
        <w:div w:id="1029834868">
          <w:marLeft w:val="0"/>
          <w:marRight w:val="0"/>
          <w:marTop w:val="0"/>
          <w:marBottom w:val="0"/>
          <w:divBdr>
            <w:top w:val="none" w:sz="0" w:space="0" w:color="auto"/>
            <w:left w:val="none" w:sz="0" w:space="0" w:color="auto"/>
            <w:bottom w:val="none" w:sz="0" w:space="0" w:color="auto"/>
            <w:right w:val="none" w:sz="0" w:space="0" w:color="auto"/>
          </w:divBdr>
        </w:div>
      </w:divsChild>
    </w:div>
    <w:div w:id="1735468289">
      <w:bodyDiv w:val="1"/>
      <w:marLeft w:val="0"/>
      <w:marRight w:val="0"/>
      <w:marTop w:val="0"/>
      <w:marBottom w:val="0"/>
      <w:divBdr>
        <w:top w:val="none" w:sz="0" w:space="0" w:color="auto"/>
        <w:left w:val="none" w:sz="0" w:space="0" w:color="auto"/>
        <w:bottom w:val="none" w:sz="0" w:space="0" w:color="auto"/>
        <w:right w:val="none" w:sz="0" w:space="0" w:color="auto"/>
      </w:divBdr>
    </w:div>
    <w:div w:id="1929577688">
      <w:bodyDiv w:val="1"/>
      <w:marLeft w:val="0"/>
      <w:marRight w:val="0"/>
      <w:marTop w:val="0"/>
      <w:marBottom w:val="0"/>
      <w:divBdr>
        <w:top w:val="none" w:sz="0" w:space="0" w:color="auto"/>
        <w:left w:val="none" w:sz="0" w:space="0" w:color="auto"/>
        <w:bottom w:val="none" w:sz="0" w:space="0" w:color="auto"/>
        <w:right w:val="none" w:sz="0" w:space="0" w:color="auto"/>
      </w:divBdr>
    </w:div>
    <w:div w:id="2004118715">
      <w:bodyDiv w:val="1"/>
      <w:marLeft w:val="0"/>
      <w:marRight w:val="0"/>
      <w:marTop w:val="0"/>
      <w:marBottom w:val="0"/>
      <w:divBdr>
        <w:top w:val="none" w:sz="0" w:space="0" w:color="auto"/>
        <w:left w:val="none" w:sz="0" w:space="0" w:color="auto"/>
        <w:bottom w:val="none" w:sz="0" w:space="0" w:color="auto"/>
        <w:right w:val="none" w:sz="0" w:space="0" w:color="auto"/>
      </w:divBdr>
    </w:div>
    <w:div w:id="21189813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5627077/" TargetMode="External"/><Relationship Id="rId13" Type="http://schemas.openxmlformats.org/officeDocument/2006/relationships/hyperlink" Target="https://onlinelibrary.wiley.com/doi/full/10.1111/eth.12756" TargetMode="External"/><Relationship Id="rId18" Type="http://schemas.openxmlformats.org/officeDocument/2006/relationships/hyperlink" Target="https://royalsocietypublishing.org/doi/full/10.1098/rstb.2023.0184" TargetMode="External"/><Relationship Id="rId3" Type="http://schemas.openxmlformats.org/officeDocument/2006/relationships/hyperlink" Target="https://doi.org/10.1016/j.amjsurg.2017.08.048" TargetMode="External"/><Relationship Id="rId21" Type="http://schemas.openxmlformats.org/officeDocument/2006/relationships/hyperlink" Target="https://link.springer.com/article/10.1007/s00265-011-1247-6" TargetMode="External"/><Relationship Id="rId7" Type="http://schemas.openxmlformats.org/officeDocument/2006/relationships/hyperlink" Target="https://pmc.ncbi.nlm.nih.gov/articles/PMC5627077/" TargetMode="External"/><Relationship Id="rId12" Type="http://schemas.openxmlformats.org/officeDocument/2006/relationships/hyperlink" Target="https://pmc.ncbi.nlm.nih.gov/articles/PMC7588115/" TargetMode="External"/><Relationship Id="rId17" Type="http://schemas.openxmlformats.org/officeDocument/2006/relationships/hyperlink" Target="https://www.sciencedirect.com/science/article/pii/S0003347219302672" TargetMode="External"/><Relationship Id="rId2" Type="http://schemas.openxmlformats.org/officeDocument/2006/relationships/hyperlink" Target="https://doi.org/10.1111/brv.12973" TargetMode="External"/><Relationship Id="rId16" Type="http://schemas.openxmlformats.org/officeDocument/2006/relationships/hyperlink" Target="https://www.biorxiv.org/content/10.1101/2025.04.28.650972v1" TargetMode="External"/><Relationship Id="rId20" Type="http://schemas.openxmlformats.org/officeDocument/2006/relationships/hyperlink" Target="https://royalsocietypublishing.org/doi/10.1098/rsbl.2010.0808" TargetMode="External"/><Relationship Id="rId1" Type="http://schemas.openxmlformats.org/officeDocument/2006/relationships/hyperlink" Target="https://doi.org/10.1073/pnas.1512241112" TargetMode="External"/><Relationship Id="rId6" Type="http://schemas.openxmlformats.org/officeDocument/2006/relationships/hyperlink" Target="https://doi.org/10.1111/eth.12756" TargetMode="External"/><Relationship Id="rId11" Type="http://schemas.openxmlformats.org/officeDocument/2006/relationships/hyperlink" Target="https://onlinelibrary.wiley.com/doi/full/10.1111/eth.12756" TargetMode="External"/><Relationship Id="rId5" Type="http://schemas.openxmlformats.org/officeDocument/2006/relationships/hyperlink" Target="https://www.sciencedirect.com/science/article/pii/S0749597896900618" TargetMode="External"/><Relationship Id="rId15" Type="http://schemas.openxmlformats.org/officeDocument/2006/relationships/hyperlink" Target="https://onlinelibrary.wiley.com/doi/full/10.1002/ece3.10708" TargetMode="External"/><Relationship Id="rId10" Type="http://schemas.openxmlformats.org/officeDocument/2006/relationships/hyperlink" Target="https://academic.oup.com/beheco/article/27/2/652/2196828" TargetMode="External"/><Relationship Id="rId19" Type="http://schemas.openxmlformats.org/officeDocument/2006/relationships/hyperlink" Target="https://onlinelibrary.wiley.com/doi/full/10.1111/eth.12756" TargetMode="External"/><Relationship Id="rId4" Type="http://schemas.openxmlformats.org/officeDocument/2006/relationships/hyperlink" Target="https://doi.org/10.1016/j.hrmr.2021.100892" TargetMode="External"/><Relationship Id="rId9" Type="http://schemas.openxmlformats.org/officeDocument/2006/relationships/hyperlink" Target="https://besjournals.onlinelibrary.wiley.com/doi/full/10.1111/j.1365-2656.2009.01606.x" TargetMode="External"/><Relationship Id="rId14" Type="http://schemas.openxmlformats.org/officeDocument/2006/relationships/hyperlink" Target="https://royalsocietypublishing.org/doi/10.1098/rsbl.2010.0808" TargetMode="External"/><Relationship Id="rId22" Type="http://schemas.openxmlformats.org/officeDocument/2006/relationships/hyperlink" Target="https://nsojournals.onlinelibrary.wiley.com/doi/full/10.1111/j.1600-0706.2012.20833.x" TargetMode="External"/></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3</Pages>
  <Words>1366</Words>
  <Characters>7516</Characters>
  <Application>Microsoft Office Word</Application>
  <DocSecurity>0</DocSecurity>
  <Lines>62</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Gloriana</dc:creator>
  <cp:lastModifiedBy>GLORIANA CHAVERRI ECHANDI</cp:lastModifiedBy>
  <cp:revision>5</cp:revision>
  <dcterms:created xsi:type="dcterms:W3CDTF">2025-08-06T22:37:00Z</dcterms:created>
  <dcterms:modified xsi:type="dcterms:W3CDTF">2025-08-30T00:06:00Z</dcterms:modified>
</cp:coreProperties>
</file>