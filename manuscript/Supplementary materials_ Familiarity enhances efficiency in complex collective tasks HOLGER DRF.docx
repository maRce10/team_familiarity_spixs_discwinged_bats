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3596" w14:textId="77777777" w:rsidR="00AB30C5" w:rsidRDefault="00D94858">
      <w:pPr>
        <w:rPr>
          <w:b/>
          <w:bCs/>
          <w:sz w:val="26"/>
          <w:szCs w:val="26"/>
          <w:lang w:val="en-US"/>
        </w:rPr>
      </w:pPr>
      <w:r>
        <w:rPr>
          <w:b/>
          <w:bCs/>
          <w:sz w:val="26"/>
          <w:szCs w:val="26"/>
          <w:lang w:val="en-US"/>
        </w:rPr>
        <w:t>Supplementary materials: Familiarity enhances efficiency in complex collective tasks</w:t>
      </w:r>
    </w:p>
    <w:p w14:paraId="682E7F26" w14:textId="77777777" w:rsidR="00AB30C5" w:rsidRDefault="00AB30C5">
      <w:pPr>
        <w:rPr>
          <w:b/>
          <w:bCs/>
          <w:lang w:val="en-US"/>
        </w:rPr>
      </w:pPr>
    </w:p>
    <w:p w14:paraId="5AD0D5D4" w14:textId="77777777" w:rsidR="00AB30C5" w:rsidRDefault="00D94858">
      <w:pPr>
        <w:pStyle w:val="Ttulo1"/>
        <w:rPr>
          <w:lang w:val="en-US"/>
        </w:rPr>
      </w:pPr>
      <w:bookmarkStart w:id="0" w:name="_ccgfqpcd8xvn" w:colFirst="0" w:colLast="0"/>
      <w:bookmarkEnd w:id="0"/>
      <w:r>
        <w:rPr>
          <w:lang w:val="en-US"/>
        </w:rPr>
        <w:t>Methods</w:t>
      </w:r>
    </w:p>
    <w:p w14:paraId="18A81DFB" w14:textId="77777777" w:rsidR="00AB30C5" w:rsidRDefault="00D94858">
      <w:pPr>
        <w:spacing w:before="240" w:after="240"/>
        <w:rPr>
          <w:sz w:val="26"/>
          <w:szCs w:val="26"/>
          <w:lang w:val="en-US"/>
        </w:rPr>
      </w:pPr>
      <w:r>
        <w:rPr>
          <w:b/>
          <w:bCs/>
          <w:sz w:val="26"/>
          <w:szCs w:val="26"/>
          <w:lang w:val="en-US"/>
        </w:rPr>
        <w:t>Group capturing</w:t>
      </w:r>
      <w:r>
        <w:rPr>
          <w:sz w:val="26"/>
          <w:szCs w:val="26"/>
          <w:lang w:val="en-US"/>
        </w:rPr>
        <w:t xml:space="preserve"> </w:t>
      </w:r>
    </w:p>
    <w:p w14:paraId="0492D23F" w14:textId="77777777" w:rsidR="00AB30C5" w:rsidRDefault="00D94858">
      <w:pPr>
        <w:spacing w:after="240"/>
        <w:rPr>
          <w:sz w:val="28"/>
          <w:szCs w:val="28"/>
          <w:lang w:val="en-US"/>
        </w:rPr>
      </w:pPr>
      <w:r>
        <w:rPr>
          <w:lang w:val="en-US"/>
        </w:rPr>
        <w:t xml:space="preserve">Our research was carried out at the Barú Biological Station in southwestern Costa Rica. We searched for bats within the developing tubular leaves of </w:t>
      </w:r>
      <w:r>
        <w:rPr>
          <w:i/>
          <w:iCs/>
          <w:lang w:val="en-US"/>
        </w:rPr>
        <w:t>Calathea lutea</w:t>
      </w:r>
      <w:r>
        <w:rPr>
          <w:lang w:val="en-US"/>
        </w:rPr>
        <w:t xml:space="preserve"> and </w:t>
      </w:r>
      <w:r>
        <w:rPr>
          <w:i/>
          <w:iCs/>
          <w:lang w:val="en-US"/>
        </w:rPr>
        <w:t>Heliconia</w:t>
      </w:r>
      <w:r>
        <w:rPr>
          <w:lang w:val="en-US"/>
        </w:rPr>
        <w:t xml:space="preserve"> </w:t>
      </w:r>
      <w:r>
        <w:rPr>
          <w:i/>
          <w:iCs/>
          <w:lang w:val="en-US"/>
        </w:rPr>
        <w:t>imbricata</w:t>
      </w:r>
      <w:r>
        <w:rPr>
          <w:lang w:val="en-US"/>
        </w:rPr>
        <w:t xml:space="preserve">, which are species commonly used by Spix's disc-winged bats for roosting </w:t>
      </w:r>
      <w:r>
        <w:rPr>
          <w:lang w:val="en-US"/>
        </w:rPr>
        <w:fldChar w:fldCharType="begin"/>
      </w:r>
      <w:r>
        <w:rPr>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lang w:val="en-US"/>
        </w:rPr>
        <w:fldChar w:fldCharType="separate"/>
      </w:r>
      <w:r>
        <w:rPr>
          <w:lang w:val="en-US"/>
        </w:rPr>
        <w:t>(</w:t>
      </w:r>
      <w:r>
        <w:rPr>
          <w:i/>
          <w:iCs/>
          <w:lang w:val="en-US"/>
        </w:rPr>
        <w:t>1</w:t>
      </w:r>
      <w:r>
        <w:rPr>
          <w:lang w:val="en-US"/>
        </w:rPr>
        <w:t xml:space="preserve">, </w:t>
      </w:r>
      <w:r>
        <w:rPr>
          <w:i/>
          <w:iCs/>
          <w:lang w:val="en-US"/>
        </w:rPr>
        <w:t>2</w:t>
      </w:r>
      <w:r>
        <w:rPr>
          <w:lang w:val="en-US"/>
        </w:rPr>
        <w:t>)</w:t>
      </w:r>
      <w:r>
        <w:rPr>
          <w:lang w:val="en-US"/>
        </w:rPr>
        <w:fldChar w:fldCharType="end"/>
      </w:r>
      <w:r>
        <w:rPr>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p>
    <w:p w14:paraId="0F9866DF" w14:textId="77777777" w:rsidR="00AB30C5" w:rsidRDefault="00D94858">
      <w:pPr>
        <w:spacing w:before="240" w:after="240"/>
        <w:rPr>
          <w:b/>
          <w:bCs/>
          <w:sz w:val="26"/>
          <w:szCs w:val="26"/>
          <w:lang w:val="en-US"/>
        </w:rPr>
      </w:pPr>
      <w:r>
        <w:rPr>
          <w:b/>
          <w:bCs/>
          <w:sz w:val="26"/>
          <w:szCs w:val="26"/>
          <w:lang w:val="en-US"/>
        </w:rPr>
        <w:t>Experiments</w:t>
      </w:r>
    </w:p>
    <w:p w14:paraId="64AF4463" w14:textId="37D96EFD" w:rsidR="00AB30C5" w:rsidRDefault="00D94858">
      <w:pPr>
        <w:spacing w:before="240" w:after="240"/>
        <w:rPr>
          <w:lang w:val="en-US"/>
        </w:rPr>
      </w:pPr>
      <w:r>
        <w:rPr>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lang w:val="en-US"/>
        </w:rPr>
        <w:fldChar w:fldCharType="begin"/>
      </w:r>
      <w:r w:rsidR="00047AB1">
        <w:rPr>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Behaviour","DOI":"10.1016/j.anbehav.2015.07.014","ISSN":"00033472","page":"81-89","publisher":"Elsevier Ltd","title":"Behavioural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lang w:val="en-US"/>
        </w:rPr>
        <w:fldChar w:fldCharType="separate"/>
      </w:r>
      <w:r>
        <w:rPr>
          <w:lang w:val="en-US"/>
        </w:rPr>
        <w:t>(</w:t>
      </w:r>
      <w:r>
        <w:rPr>
          <w:i/>
          <w:iCs/>
          <w:lang w:val="en-US"/>
        </w:rPr>
        <w:t>3</w:t>
      </w:r>
      <w:r>
        <w:rPr>
          <w:lang w:val="en-US"/>
        </w:rPr>
        <w:t xml:space="preserve">, </w:t>
      </w:r>
      <w:r>
        <w:rPr>
          <w:i/>
          <w:iCs/>
          <w:lang w:val="en-US"/>
        </w:rPr>
        <w:t>4</w:t>
      </w:r>
      <w:r>
        <w:rPr>
          <w:lang w:val="en-US"/>
        </w:rPr>
        <w:t>)</w:t>
      </w:r>
      <w:r>
        <w:rPr>
          <w:lang w:val="en-US"/>
        </w:rPr>
        <w:fldChar w:fldCharType="end"/>
      </w:r>
      <w:r>
        <w:rPr>
          <w:lang w:val="en-US"/>
        </w:rPr>
        <w:t xml:space="preserve">. </w:t>
      </w:r>
    </w:p>
    <w:p w14:paraId="32DF7FD4" w14:textId="77777777" w:rsidR="00AB30C5" w:rsidRDefault="00D94858">
      <w:pPr>
        <w:spacing w:before="240" w:after="240"/>
        <w:rPr>
          <w:lang w:val="en-US"/>
        </w:rPr>
      </w:pPr>
      <w:r>
        <w:rPr>
          <w:b/>
          <w:bCs/>
          <w:sz w:val="24"/>
          <w:szCs w:val="24"/>
          <w:lang w:val="en-US"/>
        </w:rPr>
        <w:t>Group flight coordination</w:t>
      </w:r>
      <w:r>
        <w:rPr>
          <w:lang w:val="en-US"/>
        </w:rPr>
        <w:t xml:space="preserve"> </w:t>
      </w:r>
    </w:p>
    <w:p w14:paraId="4337B724" w14:textId="77777777" w:rsidR="00AB30C5" w:rsidRDefault="00D94858">
      <w:pPr>
        <w:rPr>
          <w:i/>
          <w:iCs/>
          <w:lang w:val="en-US"/>
        </w:rPr>
      </w:pPr>
      <w:r>
        <w:rPr>
          <w:i/>
          <w:iCs/>
          <w:lang w:val="en-US"/>
        </w:rPr>
        <w:t xml:space="preserve">Experimental design </w:t>
      </w:r>
    </w:p>
    <w:p w14:paraId="4B79B2B9" w14:textId="77777777" w:rsidR="00AB30C5" w:rsidRDefault="00AB30C5">
      <w:pPr>
        <w:rPr>
          <w:i/>
          <w:iCs/>
          <w:lang w:val="en-US"/>
        </w:rPr>
      </w:pPr>
    </w:p>
    <w:p w14:paraId="16CA4A76" w14:textId="77777777" w:rsidR="00AB30C5" w:rsidRDefault="00D94858">
      <w:pPr>
        <w:rPr>
          <w:lang w:val="en-US"/>
        </w:rPr>
      </w:pPr>
      <w:r>
        <w:rPr>
          <w:lang w:val="en-US"/>
        </w:rPr>
        <w:t xml:space="preserve">We released all members of a </w:t>
      </w:r>
      <w:r>
        <w:rPr>
          <w:i/>
          <w:iCs/>
          <w:lang w:val="en-US"/>
        </w:rPr>
        <w:t>natural</w:t>
      </w:r>
      <w:r>
        <w:rPr>
          <w:lang w:val="en-US"/>
        </w:rPr>
        <w:t xml:space="preserve"> group (bats captured while sharing the same roost) inside a large flight cage (9 x 4 x 3 m) and allowed them to fly freely for 5 min. Flight experiments were also conducted for </w:t>
      </w:r>
      <w:r>
        <w:rPr>
          <w:i/>
          <w:iCs/>
          <w:lang w:val="en-US"/>
        </w:rPr>
        <w:t>artificial</w:t>
      </w:r>
      <w:r>
        <w:rPr>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new (artificial) groups was done with a custom programmatic routine that maximized the number of individuals involved in the experiment while enforcing the following conditions: 1) group size of 2-5 individuals, 2) all individuals in a group must come from different natural groups, 3) no color must be repeated in a group, 4) sex ratio as close as possible to 50:50 </w:t>
      </w:r>
      <w:r>
        <w:rPr>
          <w:lang w:val="en-US"/>
        </w:rPr>
        <w:fldChar w:fldCharType="begin"/>
      </w:r>
      <w:r>
        <w:rPr>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lang w:val="en-US"/>
        </w:rPr>
        <w:fldChar w:fldCharType="separate"/>
      </w:r>
      <w:r>
        <w:rPr>
          <w:lang w:val="en-US"/>
        </w:rPr>
        <w:t>(</w:t>
      </w:r>
      <w:r>
        <w:rPr>
          <w:i/>
          <w:iCs/>
          <w:lang w:val="en-US"/>
        </w:rPr>
        <w:t>5</w:t>
      </w:r>
      <w:r>
        <w:rPr>
          <w:lang w:val="en-US"/>
        </w:rPr>
        <w:t>)</w:t>
      </w:r>
      <w:r>
        <w:rPr>
          <w:lang w:val="en-US"/>
        </w:rPr>
        <w:fldChar w:fldCharType="end"/>
      </w:r>
      <w:r>
        <w:rPr>
          <w:lang w:val="en-US"/>
        </w:rPr>
        <w:t xml:space="preserve">, 5) individuals are only used in a single artificial group. </w:t>
      </w:r>
    </w:p>
    <w:p w14:paraId="69974FE1" w14:textId="77777777" w:rsidR="00AB30C5" w:rsidRDefault="00AB30C5">
      <w:pPr>
        <w:rPr>
          <w:lang w:val="en-US"/>
        </w:rPr>
      </w:pPr>
    </w:p>
    <w:p w14:paraId="6CE061B9" w14:textId="77777777" w:rsidR="00AB30C5" w:rsidRDefault="00D94858">
      <w:pPr>
        <w:rPr>
          <w:lang w:val="en-US"/>
        </w:rPr>
      </w:pPr>
      <w:r>
        <w:rPr>
          <w:lang w:val="en-US"/>
        </w:rPr>
        <w:lastRenderedPageBreak/>
        <w:t xml:space="preserve">We videotaped group flight experiments using an array of four GoPro cameras (7 Hero) positioned at the margin of the cage interior. We then analyzed the videos, annotating all frames in 5 s sections in which all individuals were visible and estimated the position in three-dimensional (3-D) space for each individual with the software Argus </w:t>
      </w:r>
      <w:r>
        <w:rPr>
          <w:lang w:val="en-US"/>
        </w:rPr>
        <w:fldChar w:fldCharType="begin"/>
      </w:r>
      <w:r>
        <w:rPr>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lang w:val="en-US"/>
        </w:rPr>
        <w:fldChar w:fldCharType="separate"/>
      </w:r>
      <w:r>
        <w:rPr>
          <w:lang w:val="en-US"/>
        </w:rPr>
        <w:t>(</w:t>
      </w:r>
      <w:r>
        <w:rPr>
          <w:i/>
          <w:iCs/>
          <w:lang w:val="en-US"/>
        </w:rPr>
        <w:t>6</w:t>
      </w:r>
      <w:r>
        <w:rPr>
          <w:lang w:val="en-US"/>
        </w:rPr>
        <w:t>)</w:t>
      </w:r>
      <w:r>
        <w:rPr>
          <w:lang w:val="en-US"/>
        </w:rPr>
        <w:fldChar w:fldCharType="end"/>
      </w:r>
      <w:r>
        <w:rPr>
          <w:lang w:val="en-US"/>
        </w:rPr>
        <w:t xml:space="preserve">. The 3-D position data allowed us to reconstruct individual flight trajectories, which were used to compute the pairwise inter-individual Euclidean distances (m) at each time step. In addition, we generated </w:t>
      </w:r>
      <w:r>
        <w:rPr>
          <w:i/>
          <w:iCs/>
          <w:lang w:val="en-US"/>
        </w:rPr>
        <w:t>simulated</w:t>
      </w:r>
      <w:r>
        <w:rPr>
          <w:lang w:val="en-US"/>
        </w:rPr>
        <w:t xml:space="preserve"> group flights by combining the flight trajectories of individuals from different trials representing the expected group flight pattern in the absence of coordination.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 which allowed us to propagate the uncertainty due to the stochasticity of the randomization procedure into our statistical inference (see below). </w:t>
      </w:r>
    </w:p>
    <w:p w14:paraId="7711E120" w14:textId="77777777" w:rsidR="00AB30C5" w:rsidRDefault="00AB30C5">
      <w:pPr>
        <w:rPr>
          <w:lang w:val="en-US"/>
        </w:rPr>
      </w:pPr>
    </w:p>
    <w:p w14:paraId="03F690A0" w14:textId="77777777" w:rsidR="00AB30C5" w:rsidRDefault="00D94858">
      <w:pPr>
        <w:rPr>
          <w:i/>
          <w:iCs/>
          <w:lang w:val="en-US"/>
        </w:rPr>
      </w:pPr>
      <w:r>
        <w:rPr>
          <w:i/>
          <w:iCs/>
          <w:lang w:val="en-US"/>
        </w:rPr>
        <w:t>Statistical analysis</w:t>
      </w:r>
    </w:p>
    <w:p w14:paraId="2516F151" w14:textId="77777777" w:rsidR="00AB30C5" w:rsidRDefault="00AB30C5">
      <w:pPr>
        <w:rPr>
          <w:i/>
          <w:iCs/>
          <w:lang w:val="en-US"/>
        </w:rPr>
      </w:pPr>
    </w:p>
    <w:p w14:paraId="45BD60FA" w14:textId="0D3E3096" w:rsidR="00CE62D1" w:rsidRDefault="00D94858">
      <w:pPr>
        <w:spacing w:after="240"/>
        <w:rPr>
          <w:lang w:val="en-US"/>
        </w:rPr>
      </w:pPr>
      <w:r>
        <w:rPr>
          <w:lang w:val="en-US"/>
        </w:rPr>
        <w:t xml:space="preserve">We fitted Bayesian multilevel (mixed effects) regression models to evaluate differences in flight coordination between natural, artificial, and simulated groups. To account for stochasticity in the construction of simulated groups, we generated 30 independent datasets differing in the composition of simulated group trajectories. For each dataset, the corresponding natural and artificial group data were added, and a </w:t>
      </w:r>
      <w:del w:id="1" w:author="Damien Farine" w:date="2026-02-14T09:53:00Z">
        <w:r w:rsidDel="00CE62D1">
          <w:rPr>
            <w:lang w:val="en-US"/>
          </w:rPr>
          <w:delText xml:space="preserve">separate </w:delText>
        </w:r>
      </w:del>
      <w:r>
        <w:rPr>
          <w:lang w:val="en-US"/>
        </w:rPr>
        <w:t xml:space="preserve">Bayesian model was fitted. </w:t>
      </w:r>
      <w:del w:id="2" w:author="Damien Farine" w:date="2026-02-14T09:54:00Z">
        <w:r w:rsidDel="00CE62D1">
          <w:rPr>
            <w:lang w:val="en-US"/>
          </w:rPr>
          <w:delText xml:space="preserve">The models were then combined into an averaged single model for statistical inference (explained below). </w:delText>
        </w:r>
      </w:del>
      <w:r>
        <w:rPr>
          <w:lang w:val="en-US"/>
        </w:rPr>
        <w:t xml:space="preserve">In all models, the mean pairwise Euclidean distance between individuals </w:t>
      </w:r>
      <w:del w:id="3" w:author="Damien Farine" w:date="2026-02-14T09:55:00Z">
        <w:r w:rsidDel="00CE62D1">
          <w:rPr>
            <w:lang w:val="en-US"/>
          </w:rPr>
          <w:delText xml:space="preserve">at </w:delText>
        </w:r>
      </w:del>
      <w:ins w:id="4" w:author="Damien Farine" w:date="2026-02-14T09:55:00Z">
        <w:r w:rsidR="00CE62D1">
          <w:rPr>
            <w:lang w:val="en-US"/>
          </w:rPr>
          <w:t xml:space="preserve">from </w:t>
        </w:r>
      </w:ins>
      <w:r>
        <w:rPr>
          <w:lang w:val="en-US"/>
        </w:rPr>
        <w:t>each video frame was used as the response variable, modeled with a Gaussian error distribution</w:t>
      </w:r>
      <w:del w:id="5" w:author="Damien Farine" w:date="2026-02-14T09:55:00Z">
        <w:r w:rsidDel="00CE62D1">
          <w:rPr>
            <w:lang w:val="en-US"/>
          </w:rPr>
          <w:delText xml:space="preserve">, </w:delText>
        </w:r>
      </w:del>
      <w:ins w:id="6" w:author="Damien Farine" w:date="2026-02-14T09:55:00Z">
        <w:r w:rsidR="00CE62D1">
          <w:rPr>
            <w:lang w:val="en-US"/>
          </w:rPr>
          <w:t xml:space="preserve">. </w:t>
        </w:r>
      </w:ins>
      <w:del w:id="7" w:author="Damien Farine" w:date="2026-02-14T09:55:00Z">
        <w:r w:rsidDel="00CE62D1">
          <w:rPr>
            <w:lang w:val="en-US"/>
          </w:rPr>
          <w:delText xml:space="preserve">and </w:delText>
        </w:r>
      </w:del>
      <w:ins w:id="8" w:author="Damien Farine" w:date="2026-02-14T09:55:00Z">
        <w:r w:rsidR="00CE62D1">
          <w:rPr>
            <w:lang w:val="en-US"/>
          </w:rPr>
          <w:t xml:space="preserve">We included </w:t>
        </w:r>
      </w:ins>
      <w:r>
        <w:rPr>
          <w:lang w:val="en-US"/>
        </w:rPr>
        <w:t xml:space="preserve">group type (natural, artificial, or simulated) </w:t>
      </w:r>
      <w:del w:id="9" w:author="Damien Farine" w:date="2026-02-14T09:55:00Z">
        <w:r w:rsidDel="00CE62D1">
          <w:rPr>
            <w:lang w:val="en-US"/>
          </w:rPr>
          <w:delText xml:space="preserve">as the predictor. Predictors included group type </w:delText>
        </w:r>
      </w:del>
      <w:r>
        <w:rPr>
          <w:lang w:val="en-US"/>
        </w:rPr>
        <w:t>and group size</w:t>
      </w:r>
      <w:ins w:id="10" w:author="Damien Farine" w:date="2026-02-14T09:55:00Z">
        <w:r w:rsidR="00CE62D1">
          <w:rPr>
            <w:lang w:val="en-US"/>
          </w:rPr>
          <w:t xml:space="preserve"> as predictors</w:t>
        </w:r>
      </w:ins>
      <w:r>
        <w:rPr>
          <w:lang w:val="en-US"/>
        </w:rPr>
        <w:t xml:space="preserve">.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w:t>
      </w:r>
      <w:ins w:id="11" w:author="Damien Farine" w:date="2026-02-14T09:54:00Z">
        <w:r w:rsidR="00CE62D1">
          <w:rPr>
            <w:lang w:val="en-US"/>
          </w:rPr>
          <w:t>The</w:t>
        </w:r>
      </w:ins>
      <w:ins w:id="12" w:author="Damien Farine" w:date="2026-02-14T09:56:00Z">
        <w:r w:rsidR="00CE62D1">
          <w:rPr>
            <w:lang w:val="en-US"/>
          </w:rPr>
          <w:t>se 30</w:t>
        </w:r>
      </w:ins>
      <w:ins w:id="13" w:author="Damien Farine" w:date="2026-02-14T09:54:00Z">
        <w:r w:rsidR="00CE62D1">
          <w:rPr>
            <w:lang w:val="en-US"/>
          </w:rPr>
          <w:t xml:space="preserve"> models were then combined into an averaged single model for statistical inference (</w:t>
        </w:r>
        <w:commentRangeStart w:id="14"/>
        <w:commentRangeStart w:id="15"/>
        <w:r w:rsidR="00CE62D1">
          <w:rPr>
            <w:lang w:val="en-US"/>
          </w:rPr>
          <w:t>explained below</w:t>
        </w:r>
        <w:commentRangeEnd w:id="14"/>
        <w:r w:rsidR="00CE62D1">
          <w:rPr>
            <w:rStyle w:val="Refdecomentario"/>
          </w:rPr>
          <w:commentReference w:id="14"/>
        </w:r>
        <w:commentRangeEnd w:id="15"/>
        <w:r w:rsidR="00CE62D1">
          <w:rPr>
            <w:rStyle w:val="Refdecomentario"/>
          </w:rPr>
          <w:commentReference w:id="15"/>
        </w:r>
        <w:r w:rsidR="00CE62D1">
          <w:rPr>
            <w:lang w:val="en-US"/>
          </w:rPr>
          <w:t>).</w:t>
        </w:r>
      </w:ins>
    </w:p>
    <w:p w14:paraId="00E686B9" w14:textId="77777777" w:rsidR="00AB30C5" w:rsidRDefault="00D94858">
      <w:pPr>
        <w:rPr>
          <w:b/>
          <w:bCs/>
          <w:sz w:val="24"/>
          <w:szCs w:val="24"/>
          <w:lang w:val="en-US"/>
        </w:rPr>
      </w:pPr>
      <w:r>
        <w:rPr>
          <w:b/>
          <w:bCs/>
          <w:sz w:val="24"/>
          <w:szCs w:val="24"/>
          <w:lang w:val="en-US"/>
        </w:rPr>
        <w:t xml:space="preserve">Roost entry synchrony </w:t>
      </w:r>
    </w:p>
    <w:p w14:paraId="26CB1E6E" w14:textId="77777777" w:rsidR="00AB30C5" w:rsidRDefault="00AB30C5">
      <w:pPr>
        <w:rPr>
          <w:b/>
          <w:bCs/>
          <w:lang w:val="en-US"/>
        </w:rPr>
      </w:pPr>
    </w:p>
    <w:p w14:paraId="595B36C8" w14:textId="46DFD4D8" w:rsidR="00AB30C5" w:rsidRDefault="00D94858">
      <w:pPr>
        <w:rPr>
          <w:lang w:val="en-US"/>
        </w:rPr>
      </w:pPr>
      <w:r>
        <w:rPr>
          <w:lang w:val="en-US"/>
        </w:rPr>
        <w:t>As bats approach a new roost, they typically enter in rapid succession. This behavior is also exhibited in captivity as groups have previously been shown to readily enter available roosts under experimental conditions</w:t>
      </w:r>
      <w:r w:rsidR="00047AB1">
        <w:rPr>
          <w:lang w:val="en-US"/>
        </w:rPr>
        <w:t xml:space="preserve"> </w:t>
      </w:r>
      <w:r w:rsidR="00047AB1">
        <w:rPr>
          <w:lang w:val="en-US"/>
        </w:rPr>
        <w:fldChar w:fldCharType="begin"/>
      </w:r>
      <w:r w:rsidR="00047AB1">
        <w:rPr>
          <w:lang w:val="en-US"/>
        </w:rPr>
        <w:instrText xml:space="preserve"> ADDIN ZOTERO_ITEM CSL_CITATION {"citationID":"3gjjDQtu","properties":{"formattedCitation":"({\\i{}7}, {\\i{}8})","plainCitation":"(7, 8)","noteIndex":0},"citationItems":[{"id":22692,"uris":["http://zotero.org/users/10851648/items/6V8DE64I"],"itemData":{"id":22692,"type":"article-journal","abstract":"Theoretical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10630,"uris":["http://zotero.org/users/10851648/items/SQ22G9F2"],"itemData":{"id":10630,"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sidR="00047AB1">
        <w:rPr>
          <w:lang w:val="en-US"/>
        </w:rPr>
        <w:fldChar w:fldCharType="separate"/>
      </w:r>
      <w:r w:rsidR="00047AB1" w:rsidRPr="00047AB1">
        <w:t>(</w:t>
      </w:r>
      <w:r w:rsidR="00047AB1" w:rsidRPr="00047AB1">
        <w:rPr>
          <w:i/>
          <w:iCs/>
        </w:rPr>
        <w:t>7</w:t>
      </w:r>
      <w:r w:rsidR="00047AB1" w:rsidRPr="00047AB1">
        <w:t xml:space="preserve">, </w:t>
      </w:r>
      <w:r w:rsidR="00047AB1" w:rsidRPr="00047AB1">
        <w:rPr>
          <w:i/>
          <w:iCs/>
        </w:rPr>
        <w:t>8</w:t>
      </w:r>
      <w:r w:rsidR="00047AB1" w:rsidRPr="00047AB1">
        <w:t>)</w:t>
      </w:r>
      <w:r w:rsidR="00047AB1">
        <w:rPr>
          <w:lang w:val="en-US"/>
        </w:rPr>
        <w:fldChar w:fldCharType="end"/>
      </w:r>
      <w:r>
        <w:rPr>
          <w:lang w:val="en-US"/>
        </w:rPr>
        <w:t xml:space="preserve">. To evaluate group coordination and the effect of familiarity in this behavior we conducted roost entry experiments in flight cages, placing a furled </w:t>
      </w:r>
      <w:r>
        <w:rPr>
          <w:i/>
          <w:iCs/>
          <w:lang w:val="en-US"/>
        </w:rPr>
        <w:t>Calathea lutea</w:t>
      </w:r>
      <w:r>
        <w:rPr>
          <w:lang w:val="en-US"/>
        </w:rPr>
        <w:t xml:space="preserve"> leaf at a random position. Bats were allowed to fly freely until they entered the roost or </w:t>
      </w:r>
      <w:r>
        <w:rPr>
          <w:lang w:val="en-US"/>
        </w:rPr>
        <w:lastRenderedPageBreak/>
        <w:t xml:space="preserve">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14:paraId="1B516D50" w14:textId="77777777" w:rsidR="00AB30C5" w:rsidRDefault="00AB30C5">
      <w:pPr>
        <w:rPr>
          <w:lang w:val="en-US"/>
        </w:rPr>
      </w:pPr>
    </w:p>
    <w:p w14:paraId="1DDB5F58" w14:textId="77777777" w:rsidR="00AB30C5" w:rsidRDefault="00D94858">
      <w:pPr>
        <w:rPr>
          <w:lang w:val="en-US"/>
        </w:rPr>
      </w:pPr>
      <w:r>
        <w:rPr>
          <w:lang w:val="en-US"/>
        </w:rPr>
        <w:t xml:space="preserve">Experiments were performed on both natural and artificially formed groups to assess the role of familiarity in synchronization. Artificial groups were created using the same procedure as in the flight coordination trials. Furthermore, to establish baseline entry times in the absence of social coordination, we also conducted trials with single individuals from natural groups. These trials were used to generate simulated groups, representing the expected distribution of entry times if individuals entered the roost independently, i.e., according to their intrinsic latency to enter rather than in response to the behavior of groupmates. </w:t>
      </w:r>
    </w:p>
    <w:p w14:paraId="03E57F2D" w14:textId="77777777" w:rsidR="00AB30C5" w:rsidRDefault="00AB30C5">
      <w:pPr>
        <w:rPr>
          <w:lang w:val="en-US"/>
        </w:rPr>
      </w:pPr>
    </w:p>
    <w:p w14:paraId="164C8A69" w14:textId="77777777" w:rsidR="00AB30C5" w:rsidRDefault="00D94858">
      <w:pPr>
        <w:rPr>
          <w:lang w:val="en-US"/>
        </w:rPr>
      </w:pPr>
      <w:r>
        <w:rPr>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14:paraId="1166A64E" w14:textId="77777777" w:rsidR="00AB30C5" w:rsidRDefault="00D94858">
      <w:pPr>
        <w:rPr>
          <w:b/>
          <w:bCs/>
          <w:lang w:val="en-US"/>
        </w:rPr>
      </w:pPr>
      <w:r>
        <w:rPr>
          <w:b/>
          <w:bCs/>
          <w:lang w:val="en-US"/>
        </w:rPr>
        <w:tab/>
      </w:r>
    </w:p>
    <w:p w14:paraId="2A06AEBE" w14:textId="77777777" w:rsidR="00AB30C5" w:rsidRDefault="00D94858">
      <w:pPr>
        <w:rPr>
          <w:b/>
          <w:bCs/>
          <w:lang w:val="en-US"/>
        </w:rPr>
      </w:pPr>
      <w:r>
        <w:rPr>
          <w:i/>
          <w:iCs/>
          <w:lang w:val="en-US"/>
        </w:rPr>
        <w:t>Statistical analysis</w:t>
      </w:r>
    </w:p>
    <w:p w14:paraId="5D6A6F89" w14:textId="77777777" w:rsidR="00AB30C5" w:rsidRDefault="00AB30C5">
      <w:pPr>
        <w:rPr>
          <w:b/>
          <w:bCs/>
          <w:lang w:val="en-US"/>
        </w:rPr>
      </w:pPr>
    </w:p>
    <w:p w14:paraId="5745C3AB" w14:textId="3F6FB820" w:rsidR="00AB30C5" w:rsidRDefault="00D94858">
      <w:pPr>
        <w:spacing w:after="240"/>
        <w:rPr>
          <w:lang w:val="en-US"/>
        </w:rPr>
      </w:pPr>
      <w:r>
        <w:rPr>
          <w:lang w:val="en-US"/>
        </w:rPr>
        <w:t xml:space="preserve">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The </w:t>
      </w:r>
      <w:commentRangeStart w:id="16"/>
      <w:r>
        <w:rPr>
          <w:lang w:val="en-US"/>
        </w:rPr>
        <w:t xml:space="preserve">models </w:t>
      </w:r>
      <w:commentRangeEnd w:id="16"/>
      <w:r w:rsidR="00986ADD">
        <w:rPr>
          <w:rStyle w:val="Refdecomentario"/>
        </w:rPr>
        <w:commentReference w:id="16"/>
      </w:r>
      <w:r>
        <w:rPr>
          <w:lang w:val="en-US"/>
        </w:rPr>
        <w:t>were then combined into an averaged single model for statistical inference (</w:t>
      </w:r>
      <w:commentRangeStart w:id="17"/>
      <w:r>
        <w:rPr>
          <w:lang w:val="en-US"/>
        </w:rPr>
        <w:t>explained below</w:t>
      </w:r>
      <w:commentRangeEnd w:id="17"/>
      <w:r w:rsidR="00986ADD">
        <w:rPr>
          <w:rStyle w:val="Refdecomentario"/>
        </w:rPr>
        <w:commentReference w:id="17"/>
      </w:r>
      <w:r>
        <w:rPr>
          <w:lang w:val="en-US"/>
        </w:rPr>
        <w:t xml:space="preserve">). For each dataset, the corresponding natural and artificial group data were added, and a </w:t>
      </w:r>
      <w:del w:id="18" w:author="Damien Farine" w:date="2026-02-14T09:52:00Z">
        <w:r w:rsidDel="00986ADD">
          <w:rPr>
            <w:lang w:val="en-US"/>
          </w:rPr>
          <w:delText xml:space="preserve">separate </w:delText>
        </w:r>
      </w:del>
      <w:r>
        <w:rPr>
          <w:lang w:val="en-US"/>
        </w:rPr>
        <w:t xml:space="preserve">Bayesian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w:t>
      </w:r>
      <w:ins w:id="19" w:author="Damien Farine" w:date="2026-02-14T09:52:00Z">
        <w:r w:rsidR="00986ADD">
          <w:rPr>
            <w:lang w:val="en-US"/>
          </w:rPr>
          <w:t>These models were then averaged</w:t>
        </w:r>
      </w:ins>
      <w:ins w:id="20" w:author="Damien Farine" w:date="2026-02-14T09:53:00Z">
        <w:r w:rsidR="00986ADD">
          <w:rPr>
            <w:lang w:val="en-US"/>
          </w:rPr>
          <w:t xml:space="preserve"> into one final model result</w:t>
        </w:r>
      </w:ins>
      <w:ins w:id="21" w:author="Damien Farine" w:date="2026-02-14T09:52:00Z">
        <w:r w:rsidR="00986ADD">
          <w:rPr>
            <w:lang w:val="en-US"/>
          </w:rPr>
          <w:t xml:space="preserve"> by ….</w:t>
        </w:r>
      </w:ins>
    </w:p>
    <w:p w14:paraId="2A705C5A" w14:textId="77777777" w:rsidR="00AB30C5" w:rsidRDefault="00D94858">
      <w:pPr>
        <w:rPr>
          <w:b/>
          <w:bCs/>
          <w:sz w:val="24"/>
          <w:szCs w:val="24"/>
          <w:lang w:val="en-US"/>
        </w:rPr>
      </w:pPr>
      <w:r>
        <w:rPr>
          <w:b/>
          <w:bCs/>
          <w:sz w:val="24"/>
          <w:szCs w:val="24"/>
          <w:lang w:val="en-US"/>
        </w:rPr>
        <w:t>Vocal coordination</w:t>
      </w:r>
      <w:r>
        <w:rPr>
          <w:b/>
          <w:bCs/>
          <w:sz w:val="24"/>
          <w:szCs w:val="24"/>
          <w:lang w:val="en-US"/>
        </w:rPr>
        <w:tab/>
      </w:r>
    </w:p>
    <w:p w14:paraId="3393AB62" w14:textId="77777777" w:rsidR="00AB30C5" w:rsidRDefault="00AB30C5">
      <w:pPr>
        <w:rPr>
          <w:lang w:val="en-US"/>
        </w:rPr>
      </w:pPr>
    </w:p>
    <w:p w14:paraId="43229B67" w14:textId="5507C99B" w:rsidR="00AB30C5" w:rsidRDefault="00D94858">
      <w:pPr>
        <w:rPr>
          <w:lang w:val="en-US"/>
        </w:rPr>
      </w:pPr>
      <w:r>
        <w:rPr>
          <w:lang w:val="en-US"/>
        </w:rPr>
        <w:t xml:space="preserve">Spix’s disc-winged bats exhibit a dual call communication system in which individuals looking for their group roost broadcast inquiry calls that are replied with response calls from individuals already in the roost </w:t>
      </w:r>
      <w:r>
        <w:rPr>
          <w:lang w:val="en-US"/>
        </w:rPr>
        <w:fldChar w:fldCharType="begin"/>
      </w:r>
      <w:r>
        <w:rPr>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lang w:val="en-US"/>
        </w:rPr>
        <w:fldChar w:fldCharType="separate"/>
      </w:r>
      <w:r>
        <w:rPr>
          <w:lang w:val="en-US"/>
        </w:rPr>
        <w:t>(</w:t>
      </w:r>
      <w:r>
        <w:rPr>
          <w:i/>
          <w:iCs/>
          <w:lang w:val="en-US"/>
        </w:rPr>
        <w:t>4</w:t>
      </w:r>
      <w:r>
        <w:rPr>
          <w:lang w:val="en-US"/>
        </w:rPr>
        <w:t>)</w:t>
      </w:r>
      <w:r>
        <w:rPr>
          <w:lang w:val="en-US"/>
        </w:rPr>
        <w:fldChar w:fldCharType="end"/>
      </w:r>
      <w:r>
        <w:rPr>
          <w:lang w:val="en-US"/>
        </w:rPr>
        <w:t xml:space="preserve">. We recorded inquiry calls of both natural and artificial groups during flight coordination trials in order to assess vocal coordination. We also conducted single </w:t>
      </w:r>
      <w:r>
        <w:rPr>
          <w:lang w:val="en-US"/>
        </w:rPr>
        <w:lastRenderedPageBreak/>
        <w:t xml:space="preserve">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w:t>
      </w:r>
      <w:ins w:id="22" w:author="Goerlitz, Holger" w:date="2026-02-13T15:42:00Z">
        <w:r w:rsidR="008D5E5A">
          <w:rPr>
            <w:lang w:val="en-US"/>
          </w:rPr>
          <w:t>N</w:t>
        </w:r>
      </w:ins>
      <w:del w:id="23" w:author="Goerlitz, Holger" w:date="2026-02-13T15:42:00Z">
        <w:r w:rsidDel="008D5E5A">
          <w:rPr>
            <w:lang w:val="en-US"/>
          </w:rPr>
          <w:delText>n</w:delText>
        </w:r>
      </w:del>
      <w:r>
        <w:rPr>
          <w:lang w:val="en-US"/>
        </w:rPr>
        <w:t>yquist frequency of 45 kHz) prior to analyses as all recorded calls showed a frequency range below 45 kHz.</w:t>
      </w:r>
    </w:p>
    <w:p w14:paraId="21B09F3A" w14:textId="77777777" w:rsidR="00AB30C5" w:rsidRDefault="00AB30C5">
      <w:pPr>
        <w:rPr>
          <w:lang w:val="en-US"/>
        </w:rPr>
      </w:pPr>
    </w:p>
    <w:p w14:paraId="0FD941A0" w14:textId="5A629E25" w:rsidR="00AB30C5" w:rsidRDefault="00D94858">
      <w:pPr>
        <w:rPr>
          <w:lang w:val="en-US"/>
        </w:rPr>
      </w:pPr>
      <w:r>
        <w:rPr>
          <w:lang w:val="en-US"/>
        </w:rPr>
        <w:t xml:space="preserve">We used a semi-supervised approach to detect the temporal occurrence of inquiry calls in the recordings. Template matching was performed by cross-correlating Mel frequency spectrograms (40 warped spectral bands, 12 </w:t>
      </w:r>
      <w:proofErr w:type="spellStart"/>
      <w:r>
        <w:rPr>
          <w:lang w:val="en-US"/>
        </w:rPr>
        <w:t>cepstra</w:t>
      </w:r>
      <w:proofErr w:type="spellEnd"/>
      <w:r>
        <w:rPr>
          <w:lang w:val="en-US"/>
        </w:rPr>
        <w:t xml:space="preserve">, 512 sample window length, 12-42 kHz bandpass filtered) using the R package </w:t>
      </w:r>
      <w:proofErr w:type="spellStart"/>
      <w:r>
        <w:rPr>
          <w:lang w:val="en-US"/>
        </w:rPr>
        <w:t>ohun</w:t>
      </w:r>
      <w:proofErr w:type="spellEnd"/>
      <w:r>
        <w:rPr>
          <w:lang w:val="en-US"/>
        </w:rPr>
        <w:t xml:space="preserve"> (v1.0.5; </w:t>
      </w:r>
      <w:r>
        <w:rPr>
          <w:lang w:val="en-US"/>
        </w:rPr>
        <w:fldChar w:fldCharType="begin"/>
      </w:r>
      <w:r w:rsidR="00047AB1">
        <w:rPr>
          <w:lang w:val="en-US"/>
        </w:rPr>
        <w:instrText xml:space="preserve"> ADDIN ZOTERO_ITEM CSL_CITATION {"citationID":"I5mUETir","properties":{"formattedCitation":"({\\i{}9})","plainCitation":"(9)","noteIndex":0},"citationItems":[{"id":23453,"uris":["http://zotero.org/users/10851648/items/T9M2VT9M"],"itemData":{"id":23453,"type":"article-journal","abstract":"Abstract\n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w:instrText>
      </w:r>
      <w:r w:rsidR="00047AB1">
        <w:rPr>
          <w:rFonts w:ascii="Cambria Math" w:hAnsi="Cambria Math" w:cs="Cambria Math"/>
          <w:lang w:val="en-US"/>
        </w:rPr>
        <w:instrText>‐</w:instrText>
      </w:r>
      <w:r w:rsidR="00047AB1">
        <w:rPr>
          <w:lang w:val="en-US"/>
        </w:rPr>
        <w:instrText>based and template</w:instrText>
      </w:r>
      <w:r w:rsidR="00047AB1">
        <w:rPr>
          <w:rFonts w:ascii="Cambria Math" w:hAnsi="Cambria Math" w:cs="Cambria Math"/>
          <w:lang w:val="en-US"/>
        </w:rPr>
        <w:instrText>‐</w:instrText>
      </w:r>
      <w:r w:rsidR="00047AB1">
        <w:rPr>
          <w:lang w:val="en-US"/>
        </w:rPr>
        <w:instrText>based detection methods, two commonly used automatic approaches in bioacoustics research.\n                  \n                \n                \n                  \n                    We show how\n                    ohun\n                    can be used to automatically detect vocal signals with case studies of adult male zebra finch\n                    Taenopygia gutata\n                    songs and Spix's disc</w:instrText>
      </w:r>
      <w:r w:rsidR="00047AB1">
        <w:rPr>
          <w:rFonts w:ascii="Cambria Math" w:hAnsi="Cambria Math" w:cs="Cambria Math"/>
          <w:lang w:val="en-US"/>
        </w:rPr>
        <w:instrText>‐</w:instrText>
      </w:r>
      <w:r w:rsidR="00047AB1">
        <w:rPr>
          <w:lang w:val="en-US"/>
        </w:rPr>
        <w:instrText>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w:instrText>
      </w:r>
      <w:r w:rsidR="00047AB1">
        <w:rPr>
          <w:rFonts w:ascii="Cambria Math" w:hAnsi="Cambria Math" w:cs="Cambria Math"/>
          <w:lang w:val="en-US"/>
        </w:rPr>
        <w:instrText>‐</w:instrText>
      </w:r>
      <w:r w:rsidR="00047AB1">
        <w:rPr>
          <w:lang w:val="en-US"/>
        </w:rPr>
        <w:instrText>Salas","given":"Marcelo"},{"family":"Smith</w:instrText>
      </w:r>
      <w:r w:rsidR="00047AB1">
        <w:rPr>
          <w:rFonts w:ascii="Cambria Math" w:hAnsi="Cambria Math" w:cs="Cambria Math"/>
          <w:lang w:val="en-US"/>
        </w:rPr>
        <w:instrText>‐</w:instrText>
      </w:r>
      <w:r w:rsidR="00047AB1">
        <w:rPr>
          <w:lang w:val="en-US"/>
        </w:rPr>
        <w:instrText>Vidaurre","given":"Grace"},{"family":"Chaverri","given":"Gloriana"},{"family":"Brenes","given":"Juan C."},{"family":"Chirino","given":"Fabiola"},{"family":"Elizondo</w:instrText>
      </w:r>
      <w:r w:rsidR="00047AB1">
        <w:rPr>
          <w:rFonts w:ascii="Cambria Math" w:hAnsi="Cambria Math" w:cs="Cambria Math"/>
          <w:lang w:val="en-US"/>
        </w:rPr>
        <w:instrText>‐</w:instrText>
      </w:r>
      <w:r w:rsidR="00047AB1">
        <w:rPr>
          <w:lang w:val="en-US"/>
        </w:rPr>
        <w:instrText>Calvo","given":"Jorge"},{"family":"Rico</w:instrText>
      </w:r>
      <w:r w:rsidR="00047AB1">
        <w:rPr>
          <w:rFonts w:ascii="Cambria Math" w:hAnsi="Cambria Math" w:cs="Cambria Math"/>
          <w:lang w:val="en-US"/>
        </w:rPr>
        <w:instrText>‐</w:instrText>
      </w:r>
      <w:r w:rsidR="00047AB1">
        <w:rPr>
          <w:lang w:val="en-US"/>
        </w:rPr>
        <w:instrText xml:space="preserve">Guevara","given":"Alejandro"}],"issued":{"date-parts":[["2023",9]]}}}],"schema":"https://github.com/citation-style-language/schema/raw/master/csl-citation.json"} </w:instrText>
      </w:r>
      <w:r>
        <w:rPr>
          <w:lang w:val="en-US"/>
        </w:rPr>
        <w:fldChar w:fldCharType="separate"/>
      </w:r>
      <w:r w:rsidR="00047AB1" w:rsidRPr="00047AB1">
        <w:t>(</w:t>
      </w:r>
      <w:r w:rsidR="00047AB1" w:rsidRPr="00047AB1">
        <w:rPr>
          <w:i/>
          <w:iCs/>
        </w:rPr>
        <w:t>9</w:t>
      </w:r>
      <w:r w:rsidR="00047AB1" w:rsidRPr="00047AB1">
        <w:t>)</w:t>
      </w:r>
      <w:r>
        <w:rPr>
          <w:lang w:val="en-US"/>
        </w:rPr>
        <w:fldChar w:fldCharType="end"/>
      </w:r>
      <w:r>
        <w:rPr>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14:paraId="1CB74A87" w14:textId="77777777" w:rsidR="00AB30C5" w:rsidRDefault="00AB30C5">
      <w:pPr>
        <w:rPr>
          <w:lang w:val="en-US"/>
        </w:rPr>
      </w:pPr>
    </w:p>
    <w:p w14:paraId="3EB2E7BF" w14:textId="77777777" w:rsidR="00AB30C5" w:rsidRDefault="00D94858">
      <w:pPr>
        <w:rPr>
          <w:i/>
          <w:iCs/>
          <w:lang w:val="en-US"/>
        </w:rPr>
      </w:pPr>
      <w:r>
        <w:rPr>
          <w:i/>
          <w:iCs/>
          <w:lang w:val="en-US"/>
        </w:rPr>
        <w:t>Identifying individuals in group flights</w:t>
      </w:r>
    </w:p>
    <w:p w14:paraId="707167E5" w14:textId="77777777" w:rsidR="00AB30C5" w:rsidRDefault="00AB30C5">
      <w:pPr>
        <w:rPr>
          <w:i/>
          <w:iCs/>
          <w:lang w:val="en-US"/>
        </w:rPr>
      </w:pPr>
    </w:p>
    <w:p w14:paraId="49ABB068" w14:textId="52B30FED" w:rsidR="00AB30C5" w:rsidRDefault="00D94858">
      <w:pPr>
        <w:rPr>
          <w:lang w:val="en-US"/>
        </w:rPr>
      </w:pPr>
      <w:r>
        <w:rPr>
          <w:lang w:val="en-US"/>
        </w:rPr>
        <w:t xml:space="preserve">We built automated classification models to identify the calling individual for each call produced during group flights. Supervised random forest classifiers </w:t>
      </w:r>
      <w:r>
        <w:rPr>
          <w:lang w:val="en-US"/>
        </w:rPr>
        <w:fldChar w:fldCharType="begin"/>
      </w:r>
      <w:r w:rsidR="00047AB1">
        <w:rPr>
          <w:lang w:val="en-US"/>
        </w:rPr>
        <w:instrText xml:space="preserve"> ADDIN ZOTERO_ITEM CSL_CITATION {"citationID":"n11Au7OQ","properties":{"formattedCitation":"({\\i{}10})","plainCitation":"(10)","noteIndex":0},"citationItems":[{"id":10339,"uris":["http://zotero.org/users/10851648/items/CLVYBZ4R"],"itemData":{"id":10339,"type":"article-journal","abstract":"Random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forests","volume":"45","author":[{"family":"Breiman","given":"Leo"}],"issued":{"date-parts":[["2001"]]}}}],"schema":"https://github.com/citation-style-language/schema/raw/master/csl-citation.json"} </w:instrText>
      </w:r>
      <w:r>
        <w:rPr>
          <w:lang w:val="en-US"/>
        </w:rPr>
        <w:fldChar w:fldCharType="separate"/>
      </w:r>
      <w:r w:rsidR="00047AB1" w:rsidRPr="00047AB1">
        <w:rPr>
          <w:lang w:val="en-US"/>
        </w:rPr>
        <w:t>(</w:t>
      </w:r>
      <w:r w:rsidR="00047AB1" w:rsidRPr="00047AB1">
        <w:rPr>
          <w:i/>
          <w:iCs/>
          <w:lang w:val="en-US"/>
        </w:rPr>
        <w:t>10</w:t>
      </w:r>
      <w:r w:rsidR="00047AB1" w:rsidRPr="00047AB1">
        <w:rPr>
          <w:lang w:val="en-US"/>
        </w:rPr>
        <w:t>)</w:t>
      </w:r>
      <w:r>
        <w:rPr>
          <w:lang w:val="en-US"/>
        </w:rPr>
        <w:fldChar w:fldCharType="end"/>
      </w:r>
      <w:r>
        <w:rPr>
          <w:lang w:val="en-US"/>
        </w:rPr>
        <w:t xml:space="preserve">, implemented in the R package ranger </w:t>
      </w:r>
      <w:r>
        <w:rPr>
          <w:lang w:val="en-US"/>
        </w:rPr>
        <w:fldChar w:fldCharType="begin"/>
      </w:r>
      <w:r w:rsidR="00047AB1">
        <w:rPr>
          <w:lang w:val="en-US"/>
        </w:rPr>
        <w:instrText xml:space="preserve"> ADDIN ZOTERO_ITEM CSL_CITATION {"citationID":"DQlqTVsx","properties":{"formattedCitation":"({\\i{}11})","plainCitation":"(11)","noteIndex":0},"citationItems":[{"id":10313,"uris":["http://zotero.org/users/10851648/items/IYKKKIJU"],"itemData":{"id":10313,"type":"article-journal","container-title":"Journal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lang w:val="en-US"/>
        </w:rPr>
        <w:fldChar w:fldCharType="separate"/>
      </w:r>
      <w:r w:rsidR="00047AB1" w:rsidRPr="00047AB1">
        <w:rPr>
          <w:lang w:val="en-US"/>
        </w:rPr>
        <w:t>(</w:t>
      </w:r>
      <w:r w:rsidR="00047AB1" w:rsidRPr="00047AB1">
        <w:rPr>
          <w:i/>
          <w:iCs/>
          <w:lang w:val="en-US"/>
        </w:rPr>
        <w:t>11</w:t>
      </w:r>
      <w:r w:rsidR="00047AB1" w:rsidRPr="00047AB1">
        <w:rPr>
          <w:lang w:val="en-US"/>
        </w:rPr>
        <w:t>)</w:t>
      </w:r>
      <w:r>
        <w:rPr>
          <w:lang w:val="en-US"/>
        </w:rPr>
        <w:fldChar w:fldCharType="end"/>
      </w:r>
      <w:r>
        <w:rPr>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lang w:val="en-US"/>
        </w:rPr>
        <w:fldChar w:fldCharType="begin"/>
      </w:r>
      <w:r w:rsidR="00047AB1">
        <w:rPr>
          <w:lang w:val="en-US"/>
        </w:rPr>
        <w:instrText xml:space="preserve"> ADDIN ZOTERO_ITEM CSL_CITATION {"citationID":"IPi0MI6W","properties":{"formattedCitation":"({\\i{}10}, {\\i{}12})","plainCitation":"(10, 12)","noteIndex":0},"citationItems":[{"id":10339,"uris":["http://zotero.org/users/10851648/items/CLVYBZ4R"],"itemData":{"id":10339,"type":"article-journal","abstract":"Random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lang w:val="en-US"/>
        </w:rPr>
        <w:fldChar w:fldCharType="separate"/>
      </w:r>
      <w:r w:rsidR="00047AB1" w:rsidRPr="00047AB1">
        <w:t>(</w:t>
      </w:r>
      <w:r w:rsidR="00047AB1" w:rsidRPr="00047AB1">
        <w:rPr>
          <w:i/>
          <w:iCs/>
        </w:rPr>
        <w:t>10</w:t>
      </w:r>
      <w:r w:rsidR="00047AB1" w:rsidRPr="00047AB1">
        <w:t xml:space="preserve">, </w:t>
      </w:r>
      <w:r w:rsidR="00047AB1" w:rsidRPr="00047AB1">
        <w:rPr>
          <w:i/>
          <w:iCs/>
        </w:rPr>
        <w:t>12</w:t>
      </w:r>
      <w:r w:rsidR="00047AB1" w:rsidRPr="00047AB1">
        <w:t>)</w:t>
      </w:r>
      <w:r>
        <w:rPr>
          <w:lang w:val="en-US"/>
        </w:rPr>
        <w:fldChar w:fldCharType="end"/>
      </w:r>
      <w:r>
        <w:rPr>
          <w:lang w:val="en-US"/>
        </w:rPr>
        <w:t xml:space="preserve">.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t>
      </w:r>
      <w:proofErr w:type="spellStart"/>
      <w:r>
        <w:rPr>
          <w:lang w:val="en-US"/>
        </w:rPr>
        <w:t>warbleR</w:t>
      </w:r>
      <w:proofErr w:type="spellEnd"/>
      <w:r>
        <w:rPr>
          <w:lang w:val="en-US"/>
        </w:rPr>
        <w:t xml:space="preserve"> </w:t>
      </w:r>
      <w:r>
        <w:rPr>
          <w:lang w:val="en-US"/>
        </w:rPr>
        <w:lastRenderedPageBreak/>
        <w:t>(v</w:t>
      </w:r>
      <w:r>
        <w:rPr>
          <w:highlight w:val="white"/>
          <w:lang w:val="en-US"/>
        </w:rPr>
        <w:t xml:space="preserve">1.1.37; </w:t>
      </w:r>
      <w:r>
        <w:rPr>
          <w:highlight w:val="white"/>
          <w:lang w:val="en-US"/>
        </w:rPr>
        <w:fldChar w:fldCharType="begin"/>
      </w:r>
      <w:r w:rsidR="00047AB1">
        <w:rPr>
          <w:highlight w:val="white"/>
          <w:lang w:val="en-US"/>
        </w:rPr>
        <w:instrText xml:space="preserve"> ADDIN ZOTERO_ITEM CSL_CITATION {"citationID":"mFBP9HhD","properties":{"formattedCitation":"({\\i{}13})","plainCitation":"(13)","noteIndex":0},"citationItems":[{"id":9964,"uris":["http://zotero.org/users/10851648/items/LGBGVB8V"],"itemData":{"id":9964,"type":"article-journal","container-title":"Methods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w:instrText>
      </w:r>
      <w:r w:rsidR="00047AB1">
        <w:rPr>
          <w:rFonts w:ascii="Cambria Math" w:hAnsi="Cambria Math" w:cs="Cambria Math"/>
          <w:highlight w:val="white"/>
          <w:lang w:val="en-US"/>
        </w:rPr>
        <w:instrText>‐</w:instrText>
      </w:r>
      <w:r w:rsidR="00047AB1">
        <w:rPr>
          <w:highlight w:val="white"/>
          <w:lang w:val="en-US"/>
        </w:rPr>
        <w:instrText>Salas","given":"Marcelo"},{"family":"Smith</w:instrText>
      </w:r>
      <w:r w:rsidR="00047AB1">
        <w:rPr>
          <w:rFonts w:ascii="Cambria Math" w:hAnsi="Cambria Math" w:cs="Cambria Math"/>
          <w:highlight w:val="white"/>
          <w:lang w:val="en-US"/>
        </w:rPr>
        <w:instrText>‐</w:instrText>
      </w:r>
      <w:r w:rsidR="00047AB1">
        <w:rPr>
          <w:highlight w:val="white"/>
          <w:lang w:val="en-US"/>
        </w:rPr>
        <w:instrText xml:space="preserve">Vidaurre","given":"Grace"}],"editor":[{"family":"Golding","given":"Nick"}],"issued":{"date-parts":[["2017",2,8]]}}}],"schema":"https://github.com/citation-style-language/schema/raw/master/csl-citation.json"} </w:instrText>
      </w:r>
      <w:r>
        <w:rPr>
          <w:highlight w:val="white"/>
          <w:lang w:val="en-US"/>
        </w:rPr>
        <w:fldChar w:fldCharType="separate"/>
      </w:r>
      <w:r w:rsidR="00047AB1" w:rsidRPr="00047AB1">
        <w:rPr>
          <w:lang w:val="en-US"/>
        </w:rPr>
        <w:t>(</w:t>
      </w:r>
      <w:r w:rsidR="00047AB1" w:rsidRPr="00047AB1">
        <w:rPr>
          <w:i/>
          <w:iCs/>
          <w:lang w:val="en-US"/>
        </w:rPr>
        <w:t>13</w:t>
      </w:r>
      <w:r w:rsidR="00047AB1" w:rsidRPr="00047AB1">
        <w:rPr>
          <w:lang w:val="en-US"/>
        </w:rPr>
        <w:t>)</w:t>
      </w:r>
      <w:r>
        <w:rPr>
          <w:highlight w:val="white"/>
          <w:lang w:val="en-US"/>
        </w:rPr>
        <w:fldChar w:fldCharType="end"/>
      </w:r>
      <w:r>
        <w:rPr>
          <w:highlight w:val="white"/>
          <w:lang w:val="en-US"/>
        </w:rPr>
        <w:t>)</w:t>
      </w:r>
      <w:r>
        <w:rPr>
          <w:lang w:val="en-US"/>
        </w:rPr>
        <w:t xml:space="preserve"> with a hamming window function, 20% window overlap and 300 sample fast Fourier transformation, which resulted in a frequency resolution of 300 Hz and a time resolution of 2.67 ms. </w:t>
      </w:r>
    </w:p>
    <w:p w14:paraId="5A9B5521" w14:textId="77777777" w:rsidR="00AB30C5" w:rsidRDefault="00AB30C5">
      <w:pPr>
        <w:rPr>
          <w:lang w:val="en-US"/>
        </w:rPr>
      </w:pPr>
    </w:p>
    <w:p w14:paraId="141DBA8B" w14:textId="77777777" w:rsidR="00AB30C5" w:rsidRDefault="00D94858">
      <w:pPr>
        <w:rPr>
          <w:lang w:val="en-US"/>
        </w:rPr>
      </w:pPr>
      <w:r>
        <w:rPr>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14:paraId="538A1B05" w14:textId="77777777" w:rsidR="00AB30C5" w:rsidRDefault="00AB30C5">
      <w:pPr>
        <w:rPr>
          <w:lang w:val="en-US"/>
        </w:rPr>
      </w:pPr>
    </w:p>
    <w:p w14:paraId="743B7551" w14:textId="77777777" w:rsidR="00AB30C5" w:rsidRDefault="00D94858">
      <w:pPr>
        <w:rPr>
          <w:lang w:val="en-US"/>
        </w:rPr>
      </w:pPr>
      <w:r>
        <w:rPr>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were combined with the corresponding observed data, yielding matched datasets containing both empirical and simulated observations.</w:t>
      </w:r>
    </w:p>
    <w:p w14:paraId="281090D9" w14:textId="77777777" w:rsidR="00AB30C5" w:rsidRDefault="00AB30C5">
      <w:pPr>
        <w:rPr>
          <w:lang w:val="en-US"/>
        </w:rPr>
      </w:pPr>
    </w:p>
    <w:p w14:paraId="1E91A861" w14:textId="77777777" w:rsidR="00AB30C5" w:rsidRDefault="00D94858">
      <w:pPr>
        <w:rPr>
          <w:i/>
          <w:iCs/>
          <w:lang w:val="en-US"/>
        </w:rPr>
      </w:pPr>
      <w:r>
        <w:rPr>
          <w:i/>
          <w:iCs/>
          <w:lang w:val="en-US"/>
        </w:rPr>
        <w:t>Statistical analysis</w:t>
      </w:r>
    </w:p>
    <w:p w14:paraId="54F55905" w14:textId="77777777" w:rsidR="00AB30C5" w:rsidRDefault="00AB30C5">
      <w:pPr>
        <w:rPr>
          <w:i/>
          <w:iCs/>
          <w:lang w:val="en-US"/>
        </w:rPr>
      </w:pPr>
    </w:p>
    <w:p w14:paraId="6364EF1A" w14:textId="0B5DE0A6" w:rsidR="00AB30C5" w:rsidRDefault="00D94858">
      <w:pPr>
        <w:rPr>
          <w:lang w:val="en-US"/>
        </w:rPr>
      </w:pPr>
      <w:r>
        <w:rPr>
          <w:lang w:val="en-US"/>
        </w:rPr>
        <w:t xml:space="preserve">To assess the effect of familiarity on individual vocal behavior during group flights, we fitted a Bayesian multilevel regression model to individual inquiry call rates using </w:t>
      </w:r>
      <w:commentRangeStart w:id="24"/>
      <w:ins w:id="25" w:author="Goerlitz, Holger" w:date="2026-02-13T15:48:00Z">
        <w:r w:rsidR="008D5E5A">
          <w:rPr>
            <w:lang w:val="en-US"/>
          </w:rPr>
          <w:t xml:space="preserve">the </w:t>
        </w:r>
        <w:commentRangeEnd w:id="24"/>
        <w:r w:rsidR="008D5E5A">
          <w:rPr>
            <w:rStyle w:val="Refdecomentario"/>
          </w:rPr>
          <w:commentReference w:id="24"/>
        </w:r>
        <w:r w:rsidR="008D5E5A">
          <w:rPr>
            <w:lang w:val="en-US"/>
          </w:rPr>
          <w:t xml:space="preserve">R package </w:t>
        </w:r>
        <w:r w:rsidR="008D5E5A">
          <w:rPr>
            <w:i/>
            <w:iCs/>
            <w:lang w:val="en-US"/>
          </w:rPr>
          <w:t>brms</w:t>
        </w:r>
        <w:r w:rsidR="008D5E5A">
          <w:rPr>
            <w:lang w:val="en-US"/>
          </w:rPr>
          <w:t xml:space="preserve"> </w:t>
        </w:r>
        <w:r w:rsidR="008D5E5A">
          <w:rPr>
            <w:lang w:val="en-US"/>
          </w:rPr>
          <w:fldChar w:fldCharType="begin"/>
        </w:r>
      </w:ins>
      <w:r w:rsidR="00047AB1">
        <w:rPr>
          <w:lang w:val="en-US"/>
        </w:rPr>
        <w:instrText xml:space="preserve"> ADDIN ZOTERO_ITEM CSL_CITATION {"citationID":"KneCqh7U","properties":{"formattedCitation":"({\\i{}14})","plainCitation":"(14)","noteIndex":0},"citationItems":[{"id":10341,"uris":["http://zotero.org/users/10851648/items/TS427BZE"],"itemData":{"id":10341,"type":"article-journal","container-title":"Journal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ins w:id="26" w:author="Goerlitz, Holger" w:date="2026-02-13T15:48:00Z">
        <w:r w:rsidR="008D5E5A">
          <w:rPr>
            <w:lang w:val="en-US"/>
          </w:rPr>
          <w:fldChar w:fldCharType="separate"/>
        </w:r>
      </w:ins>
      <w:r w:rsidR="00047AB1" w:rsidRPr="00047AB1">
        <w:rPr>
          <w:lang w:val="en-US"/>
        </w:rPr>
        <w:t>(</w:t>
      </w:r>
      <w:r w:rsidR="00047AB1" w:rsidRPr="00047AB1">
        <w:rPr>
          <w:i/>
          <w:iCs/>
          <w:lang w:val="en-US"/>
        </w:rPr>
        <w:t>14</w:t>
      </w:r>
      <w:r w:rsidR="00047AB1" w:rsidRPr="00047AB1">
        <w:rPr>
          <w:lang w:val="en-US"/>
        </w:rPr>
        <w:t>)</w:t>
      </w:r>
      <w:ins w:id="27" w:author="Goerlitz, Holger" w:date="2026-02-13T15:48:00Z">
        <w:r w:rsidR="008D5E5A">
          <w:rPr>
            <w:lang w:val="en-US"/>
          </w:rPr>
          <w:fldChar w:fldCharType="end"/>
        </w:r>
      </w:ins>
      <w:del w:id="28" w:author="Goerlitz, Holger" w:date="2026-02-13T15:48:00Z">
        <w:r w:rsidDel="008D5E5A">
          <w:rPr>
            <w:lang w:val="en-US"/>
          </w:rPr>
          <w:delText>brms</w:delText>
        </w:r>
      </w:del>
      <w:r>
        <w:rPr>
          <w:lang w:val="en-US"/>
        </w:rPr>
        <w:t xml:space="preserve">.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14:paraId="3235B3EE" w14:textId="77777777" w:rsidR="00AB30C5" w:rsidRDefault="00AB30C5">
      <w:pPr>
        <w:rPr>
          <w:lang w:val="en-US"/>
        </w:rPr>
      </w:pPr>
    </w:p>
    <w:p w14:paraId="51447220" w14:textId="77777777" w:rsidR="00AB30C5" w:rsidRDefault="00D94858">
      <w:pPr>
        <w:rPr>
          <w:lang w:val="en-US"/>
        </w:rPr>
      </w:pPr>
      <w:r>
        <w:rPr>
          <w:lang w:val="en-US"/>
        </w:rPr>
        <w:lastRenderedPageBreak/>
        <w:t xml:space="preserve">A similar Bayesian multilevel model was fitted to compare calling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w:t>
      </w:r>
    </w:p>
    <w:p w14:paraId="49DB0619" w14:textId="77777777" w:rsidR="00AB30C5" w:rsidRDefault="00AB30C5">
      <w:pPr>
        <w:rPr>
          <w:lang w:val="en-US"/>
        </w:rPr>
      </w:pPr>
    </w:p>
    <w:p w14:paraId="7285CA11" w14:textId="77777777" w:rsidR="00AB30C5" w:rsidRDefault="00D94858">
      <w:pPr>
        <w:spacing w:after="240"/>
        <w:rPr>
          <w:lang w:val="en-US"/>
        </w:rPr>
      </w:pPr>
      <w:r>
        <w:rPr>
          <w:lang w:val="en-US"/>
        </w:rPr>
        <w:t xml:space="preserve">Additional Bayesian regression models were used to examine differences in call overlap occurrence among natural, artificial, and simulated group flights. Call overlap counts were modeled as rates by including flight duration as a log offset. Models were fitted using a Poisson likelihood with a log link. To account for stochasticity in the construction of simulated group calling, we fitted a regression model on each of the 30 simulated datasets. The models were then combined into an averaged single model for statistical inference (explained below). </w:t>
      </w:r>
    </w:p>
    <w:p w14:paraId="11A5D7FA" w14:textId="77777777" w:rsidR="00AB30C5" w:rsidRDefault="00AB30C5">
      <w:pPr>
        <w:rPr>
          <w:b/>
          <w:bCs/>
          <w:lang w:val="en-US"/>
        </w:rPr>
      </w:pPr>
    </w:p>
    <w:p w14:paraId="225B5795" w14:textId="77777777" w:rsidR="00AB30C5" w:rsidRDefault="00D94858">
      <w:pPr>
        <w:rPr>
          <w:b/>
          <w:bCs/>
          <w:sz w:val="24"/>
          <w:szCs w:val="24"/>
          <w:lang w:val="en-US"/>
        </w:rPr>
      </w:pPr>
      <w:r>
        <w:rPr>
          <w:b/>
          <w:bCs/>
          <w:sz w:val="24"/>
          <w:szCs w:val="24"/>
          <w:lang w:val="en-US"/>
        </w:rPr>
        <w:t>Further details on regression models</w:t>
      </w:r>
    </w:p>
    <w:p w14:paraId="253BA6BA" w14:textId="77777777" w:rsidR="00AB30C5" w:rsidRDefault="00AB30C5">
      <w:pPr>
        <w:rPr>
          <w:i/>
          <w:iCs/>
          <w:sz w:val="24"/>
          <w:szCs w:val="24"/>
          <w:lang w:val="en-US"/>
        </w:rPr>
      </w:pPr>
    </w:p>
    <w:p w14:paraId="7C77FEDD" w14:textId="77777777" w:rsidR="00AB30C5" w:rsidRDefault="00D94858">
      <w:pPr>
        <w:rPr>
          <w:i/>
          <w:iCs/>
          <w:sz w:val="24"/>
          <w:szCs w:val="24"/>
          <w:lang w:val="en-US"/>
        </w:rPr>
      </w:pPr>
      <w:r>
        <w:rPr>
          <w:i/>
          <w:iCs/>
          <w:sz w:val="24"/>
          <w:szCs w:val="24"/>
          <w:lang w:val="en-US"/>
        </w:rPr>
        <w:t xml:space="preserve">Model fitting </w:t>
      </w:r>
    </w:p>
    <w:p w14:paraId="22796790" w14:textId="77777777" w:rsidR="00AB30C5" w:rsidRDefault="00AB30C5">
      <w:pPr>
        <w:rPr>
          <w:i/>
          <w:iCs/>
          <w:sz w:val="24"/>
          <w:szCs w:val="24"/>
          <w:lang w:val="en-US"/>
        </w:rPr>
      </w:pPr>
    </w:p>
    <w:p w14:paraId="2686BBC8" w14:textId="2EBCBE43" w:rsidR="00AB30C5" w:rsidRDefault="00D94858">
      <w:pPr>
        <w:rPr>
          <w:lang w:val="en-US"/>
        </w:rPr>
      </w:pPr>
      <w:r>
        <w:rPr>
          <w:lang w:val="en-US"/>
        </w:rPr>
        <w:t xml:space="preserve">Regressions were run in Stan </w:t>
      </w:r>
      <w:r>
        <w:rPr>
          <w:lang w:val="en-US"/>
        </w:rPr>
        <w:fldChar w:fldCharType="begin"/>
      </w:r>
      <w:r w:rsidR="00047AB1">
        <w:rPr>
          <w:lang w:val="en-US"/>
        </w:rPr>
        <w:instrText xml:space="preserve"> ADDIN ZOTERO_ITEM CSL_CITATION {"citationID":"3lajZjll","properties":{"formattedCitation":"({\\i{}15})","plainCitation":"(15)","noteIndex":0},"citationItems":[{"id":10342,"uris":["http://zotero.org/users/10851648/items/5GE5AR3Y"],"itemData":{"id":10342,"type":"book","title":"Stan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lang w:val="en-US"/>
        </w:rPr>
        <w:fldChar w:fldCharType="separate"/>
      </w:r>
      <w:r w:rsidR="00047AB1" w:rsidRPr="00047AB1">
        <w:rPr>
          <w:lang w:val="en-US"/>
        </w:rPr>
        <w:t>(</w:t>
      </w:r>
      <w:r w:rsidR="00047AB1" w:rsidRPr="00047AB1">
        <w:rPr>
          <w:i/>
          <w:iCs/>
          <w:lang w:val="en-US"/>
        </w:rPr>
        <w:t>15</w:t>
      </w:r>
      <w:r w:rsidR="00047AB1" w:rsidRPr="00047AB1">
        <w:rPr>
          <w:lang w:val="en-US"/>
        </w:rPr>
        <w:t>)</w:t>
      </w:r>
      <w:r>
        <w:rPr>
          <w:lang w:val="en-US"/>
        </w:rPr>
        <w:fldChar w:fldCharType="end"/>
      </w:r>
      <w:r>
        <w:rPr>
          <w:lang w:val="en-US"/>
        </w:rPr>
        <w:t xml:space="preserve"> through the R package </w:t>
      </w:r>
      <w:r>
        <w:rPr>
          <w:i/>
          <w:iCs/>
          <w:lang w:val="en-US"/>
        </w:rPr>
        <w:t>brms</w:t>
      </w:r>
      <w:r>
        <w:rPr>
          <w:lang w:val="en-US"/>
        </w:rPr>
        <w:t xml:space="preserve"> </w:t>
      </w:r>
      <w:r>
        <w:rPr>
          <w:lang w:val="en-US"/>
        </w:rPr>
        <w:fldChar w:fldCharType="begin"/>
      </w:r>
      <w:r w:rsidR="00047AB1">
        <w:rPr>
          <w:lang w:val="en-US"/>
        </w:rPr>
        <w:instrText xml:space="preserve"> ADDIN ZOTERO_ITEM CSL_CITATION {"citationID":"NKcMeuAh","properties":{"formattedCitation":"({\\i{}14})","plainCitation":"(14)","noteIndex":0},"citationItems":[{"id":10341,"uris":["http://zotero.org/users/10851648/items/TS427BZE"],"itemData":{"id":10341,"type":"article-journal","container-title":"Journal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lang w:val="en-US"/>
        </w:rPr>
        <w:fldChar w:fldCharType="separate"/>
      </w:r>
      <w:r w:rsidR="00047AB1" w:rsidRPr="00047AB1">
        <w:rPr>
          <w:lang w:val="en-US"/>
        </w:rPr>
        <w:t>(</w:t>
      </w:r>
      <w:r w:rsidR="00047AB1" w:rsidRPr="00047AB1">
        <w:rPr>
          <w:i/>
          <w:iCs/>
          <w:lang w:val="en-US"/>
        </w:rPr>
        <w:t>14</w:t>
      </w:r>
      <w:r w:rsidR="00047AB1" w:rsidRPr="00047AB1">
        <w:rPr>
          <w:lang w:val="en-US"/>
        </w:rPr>
        <w:t>)</w:t>
      </w:r>
      <w:r>
        <w:rPr>
          <w:lang w:val="en-US"/>
        </w:rPr>
        <w:fldChar w:fldCharType="end"/>
      </w:r>
      <w:r>
        <w:rPr>
          <w:lang w:val="en-US"/>
        </w:rPr>
        <w:t>, using Hamiltonian Monte Carlo with conservative tuning parameters to ensure convergence.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where included, were assigned LKJ(2) priors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14:paraId="19DEB18A" w14:textId="77777777" w:rsidR="00AB30C5" w:rsidRDefault="00AB30C5">
      <w:pPr>
        <w:rPr>
          <w:lang w:val="en-US"/>
        </w:rPr>
      </w:pPr>
    </w:p>
    <w:p w14:paraId="0F4DB25C" w14:textId="3F4D0D26" w:rsidR="00AB30C5" w:rsidRDefault="00D94858">
      <w:pPr>
        <w:rPr>
          <w:lang w:val="en-US"/>
        </w:rPr>
      </w:pPr>
      <w:r>
        <w:rPr>
          <w:lang w:val="en-US"/>
        </w:rPr>
        <w:t>Effect sizes were computed as median posterior estimates and 95% credibility intervals as the highest posterior density interval. The bulk and tail effective sample sizes were kept above 1000 per chain for all parameters, ensuring precise estimates, and the number of divergent transitions was kept below 1</w:t>
      </w:r>
      <w:del w:id="29" w:author="Goerlitz, Holger" w:date="2026-02-13T15:49:00Z">
        <w:r w:rsidDel="008D5E5A">
          <w:rPr>
            <w:lang w:val="en-US"/>
          </w:rPr>
          <w:delText xml:space="preserve"> </w:delText>
        </w:r>
      </w:del>
      <w:r>
        <w:rPr>
          <w:lang w:val="en-US"/>
        </w:rPr>
        <w:t xml:space="preserve">%,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credible intervals did not include zero were regarded as having an effect on the response variables.  Whenever group size was included as a predictor it was treated as an ordered factor and modeled as a monotonic effect, allowing the </w:t>
      </w:r>
      <w:r>
        <w:rPr>
          <w:lang w:val="en-US"/>
        </w:rPr>
        <w:lastRenderedPageBreak/>
        <w:t xml:space="preserve">response variable to change consistently with increasing group size without assuming linearity </w:t>
      </w:r>
      <w:r>
        <w:rPr>
          <w:lang w:val="en-US"/>
        </w:rPr>
        <w:fldChar w:fldCharType="begin"/>
      </w:r>
      <w:r w:rsidR="00047AB1">
        <w:rPr>
          <w:lang w:val="en-US"/>
        </w:rPr>
        <w:instrText xml:space="preserve"> ADDIN ZOTERO_ITEM CSL_CITATION {"citationID":"wYai9OFd","properties":{"formattedCitation":"({\\i{}16})","plainCitation":"(16)","noteIndex":0},"citationItems":[{"id":23457,"uris":["http://zotero.org/users/10851648/items/4TDIJ282"],"itemData":{"id":23457,"type":"article-journal","abstract":"Ordinal predictors are commonly used in regression models. They are often incorrectly treated as either nominal or metric, thus under</w:instrText>
      </w:r>
      <w:r w:rsidR="00047AB1">
        <w:rPr>
          <w:rFonts w:ascii="Cambria Math" w:hAnsi="Cambria Math" w:cs="Cambria Math"/>
          <w:lang w:val="en-US"/>
        </w:rPr>
        <w:instrText>‐</w:instrText>
      </w:r>
      <w:r w:rsidR="00047AB1">
        <w:rPr>
          <w:lang w:val="en-US"/>
        </w:rPr>
        <w:instrText xml:space="preserve">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w:instrText>
      </w:r>
      <w:r w:rsidR="00047AB1">
        <w:rPr>
          <w:rFonts w:ascii="Cambria Math" w:hAnsi="Cambria Math" w:cs="Cambria Math"/>
          <w:lang w:val="en-US"/>
        </w:rPr>
        <w:instrText>‐</w:instrText>
      </w:r>
      <w:r w:rsidR="00047AB1">
        <w:rPr>
          <w:lang w:val="en-US"/>
        </w:rPr>
        <w:instrText xml:space="preserve">Christian"},{"family":"Charpentier","given":"Emmanuel"}],"issued":{"date-parts":[["2020",11]]}}}],"schema":"https://github.com/citation-style-language/schema/raw/master/csl-citation.json"} </w:instrText>
      </w:r>
      <w:r>
        <w:rPr>
          <w:lang w:val="en-US"/>
        </w:rPr>
        <w:fldChar w:fldCharType="separate"/>
      </w:r>
      <w:r w:rsidR="00047AB1" w:rsidRPr="00047AB1">
        <w:rPr>
          <w:lang w:val="en-US"/>
        </w:rPr>
        <w:t>(</w:t>
      </w:r>
      <w:r w:rsidR="00047AB1" w:rsidRPr="00047AB1">
        <w:rPr>
          <w:i/>
          <w:iCs/>
          <w:lang w:val="en-US"/>
        </w:rPr>
        <w:t>16</w:t>
      </w:r>
      <w:r w:rsidR="00047AB1" w:rsidRPr="00047AB1">
        <w:rPr>
          <w:lang w:val="en-US"/>
        </w:rPr>
        <w:t>)</w:t>
      </w:r>
      <w:r>
        <w:rPr>
          <w:lang w:val="en-US"/>
        </w:rPr>
        <w:fldChar w:fldCharType="end"/>
      </w:r>
      <w:r>
        <w:rPr>
          <w:lang w:val="en-US"/>
        </w:rPr>
        <w:t xml:space="preserve">. </w:t>
      </w:r>
    </w:p>
    <w:p w14:paraId="32C021E1" w14:textId="77777777" w:rsidR="00AB30C5" w:rsidRDefault="00AB30C5">
      <w:pPr>
        <w:rPr>
          <w:lang w:val="en-US"/>
        </w:rPr>
      </w:pPr>
    </w:p>
    <w:p w14:paraId="0FE07FE5" w14:textId="3A03429A" w:rsidR="00AB30C5" w:rsidRDefault="00D94858">
      <w:pPr>
        <w:rPr>
          <w:lang w:val="en-US"/>
        </w:rPr>
      </w:pPr>
      <w:r>
        <w:rPr>
          <w:lang w:val="en-US"/>
        </w:rPr>
        <w:t xml:space="preserve">We evaluated the predictive performance of all models, measured by the Leave-one-out Information Criterion </w:t>
      </w:r>
      <w:r>
        <w:rPr>
          <w:lang w:val="en-US"/>
        </w:rPr>
        <w:fldChar w:fldCharType="begin"/>
      </w:r>
      <w:r w:rsidR="00047AB1">
        <w:rPr>
          <w:lang w:val="en-US"/>
        </w:rPr>
        <w:instrText xml:space="preserve"> ADDIN ZOTERO_ITEM CSL_CITATION {"citationID":"ambMTHPp","properties":{"formattedCitation":"({\\i{}17})","plainCitation":"(17)","noteIndex":0},"citationItems":[{"id":10340,"uris":["http://zotero.org/users/10851648/items/3ZRR9PF6"],"itemData":{"id":10340,"type":"article-journal","container-title":"Statistics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lang w:val="en-US"/>
        </w:rPr>
        <w:fldChar w:fldCharType="separate"/>
      </w:r>
      <w:r w:rsidR="00047AB1" w:rsidRPr="00047AB1">
        <w:rPr>
          <w:lang w:val="en-US"/>
        </w:rPr>
        <w:t>(</w:t>
      </w:r>
      <w:r w:rsidR="00047AB1" w:rsidRPr="00047AB1">
        <w:rPr>
          <w:i/>
          <w:iCs/>
          <w:lang w:val="en-US"/>
        </w:rPr>
        <w:t>17</w:t>
      </w:r>
      <w:r w:rsidR="00047AB1" w:rsidRPr="00047AB1">
        <w:rPr>
          <w:lang w:val="en-US"/>
        </w:rPr>
        <w:t>)</w:t>
      </w:r>
      <w:r>
        <w:rPr>
          <w:lang w:val="en-US"/>
        </w:rPr>
        <w:fldChar w:fldCharType="end"/>
      </w:r>
      <w:r>
        <w:rPr>
          <w:lang w:val="en-US"/>
        </w:rPr>
        <w:t xml:space="preserve"> in the R package </w:t>
      </w:r>
      <w:r w:rsidRPr="008D5E5A">
        <w:rPr>
          <w:i/>
          <w:iCs/>
          <w:lang w:val="en-US"/>
          <w:rPrChange w:id="30" w:author="Goerlitz, Holger" w:date="2026-02-13T15:49:00Z">
            <w:rPr>
              <w:lang w:val="en-US"/>
            </w:rPr>
          </w:rPrChange>
        </w:rPr>
        <w:t>loo</w:t>
      </w:r>
      <w:r>
        <w:rPr>
          <w:lang w:val="en-US"/>
        </w:rPr>
        <w:t xml:space="preserve"> (v2.9.0; </w:t>
      </w:r>
      <w:r>
        <w:rPr>
          <w:lang w:val="en-US"/>
        </w:rPr>
        <w:fldChar w:fldCharType="begin"/>
      </w:r>
      <w:r w:rsidR="00047AB1">
        <w:rPr>
          <w:lang w:val="en-US"/>
        </w:rPr>
        <w:instrText xml:space="preserve"> ADDIN ZOTERO_ITEM CSL_CITATION {"citationID":"ZEPNM9mC","properties":{"formattedCitation":"({\\i{}18})","plainCitation":"(18)","noteIndex":0},"citationItems":[{"id":10344,"uris":["http://zotero.org/users/10851648/items/DDJ83BZH"],"itemData":{"id":10344,"type":"software","genre":"R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lang w:val="en-US"/>
        </w:rPr>
        <w:fldChar w:fldCharType="separate"/>
      </w:r>
      <w:r w:rsidR="00047AB1" w:rsidRPr="00047AB1">
        <w:rPr>
          <w:lang w:val="en-US"/>
        </w:rPr>
        <w:t>(</w:t>
      </w:r>
      <w:r w:rsidR="00047AB1" w:rsidRPr="00047AB1">
        <w:rPr>
          <w:i/>
          <w:iCs/>
          <w:lang w:val="en-US"/>
        </w:rPr>
        <w:t>18</w:t>
      </w:r>
      <w:r w:rsidR="00047AB1" w:rsidRPr="00047AB1">
        <w:rPr>
          <w:lang w:val="en-US"/>
        </w:rPr>
        <w:t>)</w:t>
      </w:r>
      <w:r>
        <w:rPr>
          <w:lang w:val="en-US"/>
        </w:rPr>
        <w:fldChar w:fldCharType="end"/>
      </w:r>
      <w:r>
        <w:rPr>
          <w:lang w:val="en-US"/>
        </w:rPr>
        <w:t xml:space="preserve">), by comparing each model against its corresponding null model (i.e., a model without the group type predictor). Models were compared using the expected log predictive density (ELPD). Only models that outperformed their null model (i.e., their difference was higher than twice the ELPD standard error) were further considered for statistical inference. </w:t>
      </w:r>
    </w:p>
    <w:p w14:paraId="32972EC9" w14:textId="77777777" w:rsidR="00AB30C5" w:rsidRDefault="00AB30C5">
      <w:pPr>
        <w:rPr>
          <w:lang w:val="en-US"/>
        </w:rPr>
      </w:pPr>
    </w:p>
    <w:p w14:paraId="6CEAB081" w14:textId="00A18608" w:rsidR="00AB30C5" w:rsidRDefault="00D94858">
      <w:pPr>
        <w:spacing w:after="240"/>
        <w:rPr>
          <w:lang w:val="en-US"/>
        </w:rPr>
      </w:pPr>
      <w:r>
        <w:rPr>
          <w:lang w:val="en-US"/>
        </w:rPr>
        <w:t xml:space="preserve">Posterior predictive checks </w:t>
      </w:r>
      <w:r>
        <w:rPr>
          <w:lang w:val="en-US"/>
        </w:rPr>
        <w:fldChar w:fldCharType="begin"/>
      </w:r>
      <w:r w:rsidR="00047AB1">
        <w:rPr>
          <w:lang w:val="en-US"/>
        </w:rPr>
        <w:instrText xml:space="preserve"> ADDIN ZOTERO_ITEM CSL_CITATION {"citationID":"9WN9SLhj","properties":{"formattedCitation":"({\\i{}19})","plainCitation":"(19)","noteIndex":0},"citationItems":[{"id":23458,"uris":["http://zotero.org/users/10851648/items/QDNK6BMS"],"itemData":{"id":23458,"type":"book","abstract":"Preface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lang w:val="en-US"/>
        </w:rPr>
        <w:fldChar w:fldCharType="separate"/>
      </w:r>
      <w:r w:rsidR="00047AB1" w:rsidRPr="00047AB1">
        <w:rPr>
          <w:lang w:val="en-US"/>
        </w:rPr>
        <w:t>(</w:t>
      </w:r>
      <w:r w:rsidR="00047AB1" w:rsidRPr="00047AB1">
        <w:rPr>
          <w:i/>
          <w:iCs/>
          <w:lang w:val="en-US"/>
        </w:rPr>
        <w:t>19</w:t>
      </w:r>
      <w:r w:rsidR="00047AB1" w:rsidRPr="00047AB1">
        <w:rPr>
          <w:lang w:val="en-US"/>
        </w:rPr>
        <w:t>)</w:t>
      </w:r>
      <w:r>
        <w:rPr>
          <w:lang w:val="en-US"/>
        </w:rPr>
        <w:fldChar w:fldCharType="end"/>
      </w:r>
      <w:r>
        <w:rPr>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14:paraId="02823CC1" w14:textId="77777777" w:rsidR="00AB30C5" w:rsidRDefault="00D94858">
      <w:pPr>
        <w:spacing w:before="240" w:after="240"/>
        <w:rPr>
          <w:i/>
          <w:iCs/>
          <w:lang w:val="en-US"/>
        </w:rPr>
      </w:pPr>
      <w:r>
        <w:rPr>
          <w:i/>
          <w:iCs/>
          <w:lang w:val="en-US"/>
        </w:rPr>
        <w:t>Model averaging for simulated data</w:t>
      </w:r>
    </w:p>
    <w:p w14:paraId="59615D34" w14:textId="77777777" w:rsidR="00AB30C5" w:rsidRDefault="00D94858">
      <w:pPr>
        <w:spacing w:before="240" w:after="240"/>
        <w:rPr>
          <w:lang w:val="en-US"/>
        </w:rPr>
      </w:pPr>
      <w:r>
        <w:rPr>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14:paraId="07416A5D" w14:textId="77777777" w:rsidR="00AB30C5" w:rsidRDefault="00D94858">
      <w:pPr>
        <w:spacing w:before="240" w:after="240"/>
        <w:rPr>
          <w:b/>
          <w:bCs/>
          <w:lang w:val="en-US"/>
        </w:rPr>
      </w:pPr>
      <w:r>
        <w:rPr>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uncertainty intervals similar to effect sizes.</w:t>
      </w:r>
    </w:p>
    <w:p w14:paraId="739A2D6D" w14:textId="30AD304E" w:rsidR="00AB30C5" w:rsidRDefault="00AB30C5">
      <w:pPr>
        <w:rPr>
          <w:ins w:id="31" w:author="Damien Farine" w:date="2026-02-14T09:57:00Z"/>
          <w:b/>
          <w:bCs/>
          <w:lang w:val="en-US"/>
        </w:rPr>
      </w:pPr>
    </w:p>
    <w:p w14:paraId="77275898" w14:textId="05DDFCAB" w:rsidR="00CE62D1" w:rsidRDefault="00CE62D1" w:rsidP="00CE62D1">
      <w:pPr>
        <w:pStyle w:val="Ttulo1"/>
        <w:rPr>
          <w:ins w:id="32" w:author="Damien Farine" w:date="2026-02-14T09:57:00Z"/>
          <w:lang w:val="en-US"/>
        </w:rPr>
      </w:pPr>
      <w:commentRangeStart w:id="33"/>
      <w:ins w:id="34" w:author="Damien Farine" w:date="2026-02-14T09:57:00Z">
        <w:r>
          <w:rPr>
            <w:lang w:val="en-US"/>
          </w:rPr>
          <w:t>Results</w:t>
        </w:r>
      </w:ins>
      <w:commentRangeEnd w:id="33"/>
      <w:ins w:id="35" w:author="Damien Farine" w:date="2026-02-14T09:58:00Z">
        <w:r w:rsidR="00660761">
          <w:rPr>
            <w:rStyle w:val="Refdecomentario"/>
          </w:rPr>
          <w:commentReference w:id="33"/>
        </w:r>
      </w:ins>
    </w:p>
    <w:p w14:paraId="7F22DA8D" w14:textId="75FB3E5A" w:rsidR="00CE62D1" w:rsidDel="00660761" w:rsidRDefault="00CE62D1" w:rsidP="00660761">
      <w:pPr>
        <w:spacing w:before="240" w:after="240"/>
        <w:rPr>
          <w:del w:id="36" w:author="Damien Farine" w:date="2026-02-14T09:57:00Z"/>
          <w:b/>
          <w:bCs/>
          <w:lang w:val="en-US"/>
        </w:rPr>
      </w:pPr>
      <w:ins w:id="37" w:author="Damien Farine" w:date="2026-02-14T09:57:00Z">
        <w:r>
          <w:rPr>
            <w:b/>
            <w:bCs/>
            <w:sz w:val="24"/>
            <w:szCs w:val="24"/>
            <w:lang w:val="en-US"/>
          </w:rPr>
          <w:t>Group flight coordination</w:t>
        </w:r>
        <w:r>
          <w:rPr>
            <w:lang w:val="en-US"/>
          </w:rPr>
          <w:t xml:space="preserve"> </w:t>
        </w:r>
      </w:ins>
    </w:p>
    <w:p w14:paraId="4293EA52" w14:textId="5472A9FD" w:rsidR="00660761" w:rsidRDefault="00660761" w:rsidP="00660761">
      <w:pPr>
        <w:spacing w:before="240" w:after="240"/>
        <w:rPr>
          <w:ins w:id="38" w:author="Damien Farine" w:date="2026-02-14T09:57:00Z"/>
          <w:lang w:val="en-US"/>
        </w:rPr>
      </w:pPr>
    </w:p>
    <w:p w14:paraId="4DF04107" w14:textId="5D1B37C7" w:rsidR="00660761" w:rsidRDefault="00660761" w:rsidP="00660761">
      <w:pPr>
        <w:spacing w:before="240" w:after="240"/>
        <w:rPr>
          <w:ins w:id="39" w:author="Damien Farine" w:date="2026-02-14T09:57:00Z"/>
          <w:lang w:val="en-US"/>
        </w:rPr>
      </w:pPr>
      <w:ins w:id="40" w:author="Damien Farine" w:date="2026-02-14T09:57:00Z">
        <w:r>
          <w:rPr>
            <w:lang w:val="en-US"/>
          </w:rPr>
          <w:t>XXX</w:t>
        </w:r>
      </w:ins>
    </w:p>
    <w:p w14:paraId="7837B943" w14:textId="617E78FD" w:rsidR="00660761" w:rsidRDefault="00660761" w:rsidP="00660761">
      <w:pPr>
        <w:spacing w:before="240" w:after="240"/>
        <w:rPr>
          <w:ins w:id="41" w:author="Damien Farine" w:date="2026-02-14T09:57:00Z"/>
          <w:lang w:val="en-US"/>
        </w:rPr>
      </w:pPr>
    </w:p>
    <w:p w14:paraId="194ACF5B" w14:textId="77777777" w:rsidR="00660761" w:rsidRDefault="00660761" w:rsidP="00660761">
      <w:pPr>
        <w:rPr>
          <w:ins w:id="42" w:author="Damien Farine" w:date="2026-02-14T09:58:00Z"/>
          <w:b/>
          <w:bCs/>
          <w:sz w:val="24"/>
          <w:szCs w:val="24"/>
          <w:lang w:val="en-US"/>
        </w:rPr>
      </w:pPr>
      <w:ins w:id="43" w:author="Damien Farine" w:date="2026-02-14T09:58:00Z">
        <w:r>
          <w:rPr>
            <w:b/>
            <w:bCs/>
            <w:sz w:val="24"/>
            <w:szCs w:val="24"/>
            <w:lang w:val="en-US"/>
          </w:rPr>
          <w:t xml:space="preserve">Roost entry synchrony </w:t>
        </w:r>
      </w:ins>
    </w:p>
    <w:p w14:paraId="0DFFC195" w14:textId="77777777" w:rsidR="00660761" w:rsidRDefault="00660761" w:rsidP="00660761">
      <w:pPr>
        <w:spacing w:before="240" w:after="240"/>
        <w:rPr>
          <w:ins w:id="44" w:author="Damien Farine" w:date="2026-02-14T09:57:00Z"/>
          <w:lang w:val="en-US"/>
        </w:rPr>
      </w:pPr>
      <w:ins w:id="45" w:author="Damien Farine" w:date="2026-02-14T09:57:00Z">
        <w:r>
          <w:rPr>
            <w:lang w:val="en-US"/>
          </w:rPr>
          <w:t>XXX</w:t>
        </w:r>
      </w:ins>
    </w:p>
    <w:p w14:paraId="4BF47A9F" w14:textId="27B219F7" w:rsidR="00660761" w:rsidRDefault="00660761" w:rsidP="00660761">
      <w:pPr>
        <w:spacing w:before="240" w:after="240"/>
        <w:rPr>
          <w:ins w:id="46" w:author="Damien Farine" w:date="2026-02-14T09:57:00Z"/>
          <w:lang w:val="en-US"/>
        </w:rPr>
      </w:pPr>
    </w:p>
    <w:p w14:paraId="314FFD1A" w14:textId="58AACD9A" w:rsidR="00660761" w:rsidRDefault="00660761" w:rsidP="00660761">
      <w:pPr>
        <w:spacing w:before="240" w:after="240"/>
        <w:rPr>
          <w:ins w:id="47" w:author="Damien Farine" w:date="2026-02-14T09:57:00Z"/>
          <w:lang w:val="en-US"/>
        </w:rPr>
      </w:pPr>
      <w:ins w:id="48" w:author="Damien Farine" w:date="2026-02-14T09:58:00Z">
        <w:r>
          <w:rPr>
            <w:b/>
            <w:bCs/>
            <w:sz w:val="24"/>
            <w:szCs w:val="24"/>
            <w:lang w:val="en-US"/>
          </w:rPr>
          <w:t>Vocal coordination</w:t>
        </w:r>
      </w:ins>
    </w:p>
    <w:p w14:paraId="64AD8DE8" w14:textId="77777777" w:rsidR="00660761" w:rsidRDefault="00660761" w:rsidP="00660761">
      <w:pPr>
        <w:spacing w:before="240" w:after="240"/>
        <w:rPr>
          <w:ins w:id="49" w:author="Damien Farine" w:date="2026-02-14T09:57:00Z"/>
          <w:lang w:val="en-US"/>
        </w:rPr>
      </w:pPr>
      <w:ins w:id="50" w:author="Damien Farine" w:date="2026-02-14T09:57:00Z">
        <w:r>
          <w:rPr>
            <w:lang w:val="en-US"/>
          </w:rPr>
          <w:t>XXX</w:t>
        </w:r>
      </w:ins>
    </w:p>
    <w:p w14:paraId="769AF257" w14:textId="77777777" w:rsidR="00660761" w:rsidRDefault="00660761" w:rsidP="00660761">
      <w:pPr>
        <w:spacing w:before="240" w:after="240"/>
        <w:rPr>
          <w:ins w:id="51" w:author="Damien Farine" w:date="2026-02-14T09:57:00Z"/>
          <w:lang w:val="en-US"/>
        </w:rPr>
      </w:pPr>
    </w:p>
    <w:p w14:paraId="6AD8FA1B" w14:textId="77777777" w:rsidR="00660761" w:rsidRPr="00660761" w:rsidRDefault="00660761">
      <w:pPr>
        <w:spacing w:before="240" w:after="240"/>
        <w:rPr>
          <w:ins w:id="52" w:author="Damien Farine" w:date="2026-02-14T09:57:00Z"/>
          <w:lang w:val="en-US"/>
          <w:rPrChange w:id="53" w:author="Damien Farine" w:date="2026-02-14T09:57:00Z">
            <w:rPr>
              <w:ins w:id="54" w:author="Damien Farine" w:date="2026-02-14T09:57:00Z"/>
              <w:b/>
              <w:bCs/>
              <w:lang w:val="en-US"/>
            </w:rPr>
          </w:rPrChange>
        </w:rPr>
        <w:pPrChange w:id="55" w:author="Damien Farine" w:date="2026-02-14T09:57:00Z">
          <w:pPr/>
        </w:pPrChange>
      </w:pPr>
    </w:p>
    <w:p w14:paraId="7CCD9EE9" w14:textId="620F09E3" w:rsidR="00AB30C5" w:rsidRDefault="00AB30C5">
      <w:pPr>
        <w:spacing w:before="240" w:after="240"/>
        <w:rPr>
          <w:b/>
          <w:bCs/>
          <w:lang w:val="en-US"/>
        </w:rPr>
        <w:pPrChange w:id="56" w:author="Damien Farine" w:date="2026-02-14T09:57:00Z">
          <w:pPr/>
        </w:pPrChange>
      </w:pPr>
    </w:p>
    <w:p w14:paraId="77565BA2" w14:textId="77777777" w:rsidR="00AB30C5" w:rsidRDefault="00D94858">
      <w:pPr>
        <w:rPr>
          <w:b/>
          <w:bCs/>
          <w:lang w:val="en-US"/>
        </w:rPr>
      </w:pPr>
      <w:r>
        <w:rPr>
          <w:b/>
          <w:bCs/>
          <w:lang w:val="en-US"/>
        </w:rPr>
        <w:t>References</w:t>
      </w:r>
    </w:p>
    <w:p w14:paraId="470653F5" w14:textId="77777777" w:rsidR="00AB30C5" w:rsidRDefault="00AB30C5">
      <w:pPr>
        <w:rPr>
          <w:lang w:val="en-US"/>
        </w:rPr>
      </w:pPr>
    </w:p>
    <w:p w14:paraId="40AAA0E6" w14:textId="77777777" w:rsidR="00047AB1" w:rsidRPr="00047AB1" w:rsidRDefault="00D94858" w:rsidP="00047AB1">
      <w:pPr>
        <w:pStyle w:val="Bibliografa"/>
        <w:rPr>
          <w:rFonts w:ascii="Times New Roman" w:hAnsi="Times New Roman" w:cs="Times New Roman"/>
          <w:lang w:val="en-US"/>
        </w:rPr>
      </w:pPr>
      <w:r>
        <w:fldChar w:fldCharType="begin"/>
      </w:r>
      <w:r>
        <w:rPr>
          <w:lang w:val="en-US"/>
        </w:rPr>
        <w:instrText xml:space="preserve"> ADDIN ZOTERO_BIBL {"uncited":[],"omitted":[],"custom":[]} CSL_BIBLIOGRAPHY </w:instrText>
      </w:r>
      <w:r>
        <w:fldChar w:fldCharType="separate"/>
      </w:r>
      <w:r w:rsidR="00047AB1" w:rsidRPr="00047AB1">
        <w:rPr>
          <w:rFonts w:ascii="Times New Roman" w:hAnsi="Times New Roman" w:cs="Times New Roman"/>
          <w:lang w:val="en-US"/>
        </w:rPr>
        <w:t xml:space="preserve">1. </w:t>
      </w:r>
      <w:r w:rsidR="00047AB1" w:rsidRPr="00047AB1">
        <w:rPr>
          <w:rFonts w:ascii="Times New Roman" w:hAnsi="Times New Roman" w:cs="Times New Roman"/>
          <w:lang w:val="en-US"/>
        </w:rPr>
        <w:tab/>
        <w:t xml:space="preserve">G. Chaverri, T. H. Kunz, </w:t>
      </w:r>
      <w:r w:rsidR="00047AB1" w:rsidRPr="00047AB1">
        <w:rPr>
          <w:rFonts w:ascii="Times New Roman" w:hAnsi="Times New Roman" w:cs="Times New Roman"/>
          <w:i/>
          <w:iCs/>
          <w:lang w:val="en-US"/>
        </w:rPr>
        <w:t>PLoS ONE</w:t>
      </w:r>
      <w:r w:rsidR="00047AB1" w:rsidRPr="00047AB1">
        <w:rPr>
          <w:rFonts w:ascii="Times New Roman" w:hAnsi="Times New Roman" w:cs="Times New Roman"/>
          <w:lang w:val="en-US"/>
        </w:rPr>
        <w:t xml:space="preserve">. </w:t>
      </w:r>
      <w:r w:rsidR="00047AB1" w:rsidRPr="00047AB1">
        <w:rPr>
          <w:rFonts w:ascii="Times New Roman" w:hAnsi="Times New Roman" w:cs="Times New Roman"/>
          <w:b/>
          <w:bCs/>
          <w:lang w:val="en-US"/>
        </w:rPr>
        <w:t>6</w:t>
      </w:r>
      <w:r w:rsidR="00047AB1" w:rsidRPr="00047AB1">
        <w:rPr>
          <w:rFonts w:ascii="Times New Roman" w:hAnsi="Times New Roman" w:cs="Times New Roman"/>
          <w:lang w:val="en-US"/>
        </w:rPr>
        <w:t>, e28821 (2011).</w:t>
      </w:r>
    </w:p>
    <w:p w14:paraId="6CEB7CB5"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2. </w:t>
      </w:r>
      <w:r w:rsidRPr="00047AB1">
        <w:rPr>
          <w:rFonts w:ascii="Times New Roman" w:hAnsi="Times New Roman" w:cs="Times New Roman"/>
          <w:lang w:val="en-US"/>
        </w:rPr>
        <w:tab/>
        <w:t xml:space="preserve">M. J. Vonhof, M. B. Fenton, </w:t>
      </w:r>
      <w:r w:rsidRPr="00047AB1">
        <w:rPr>
          <w:rFonts w:ascii="Times New Roman" w:hAnsi="Times New Roman" w:cs="Times New Roman"/>
          <w:i/>
          <w:iCs/>
          <w:lang w:val="en-US"/>
        </w:rPr>
        <w:t>Journal of Tropical Ecology</w:t>
      </w:r>
      <w:r w:rsidRPr="00047AB1">
        <w:rPr>
          <w:rFonts w:ascii="Times New Roman" w:hAnsi="Times New Roman" w:cs="Times New Roman"/>
          <w:lang w:val="en-US"/>
        </w:rPr>
        <w:t xml:space="preserve">. </w:t>
      </w:r>
      <w:r w:rsidRPr="00047AB1">
        <w:rPr>
          <w:rFonts w:ascii="Times New Roman" w:hAnsi="Times New Roman" w:cs="Times New Roman"/>
          <w:b/>
          <w:bCs/>
          <w:lang w:val="en-US"/>
        </w:rPr>
        <w:t>20</w:t>
      </w:r>
      <w:r w:rsidRPr="00047AB1">
        <w:rPr>
          <w:rFonts w:ascii="Times New Roman" w:hAnsi="Times New Roman" w:cs="Times New Roman"/>
          <w:lang w:val="en-US"/>
        </w:rPr>
        <w:t>, 291–305 (2004).</w:t>
      </w:r>
    </w:p>
    <w:p w14:paraId="211C0DD6"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3. </w:t>
      </w:r>
      <w:r w:rsidRPr="00047AB1">
        <w:rPr>
          <w:rFonts w:ascii="Times New Roman" w:hAnsi="Times New Roman" w:cs="Times New Roman"/>
          <w:lang w:val="en-US"/>
        </w:rPr>
        <w:tab/>
        <w:t xml:space="preserve">B. K. Montero, E. H. Gillam, </w:t>
      </w:r>
      <w:r w:rsidRPr="00047AB1">
        <w:rPr>
          <w:rFonts w:ascii="Times New Roman" w:hAnsi="Times New Roman" w:cs="Times New Roman"/>
          <w:i/>
          <w:iCs/>
          <w:lang w:val="en-US"/>
        </w:rPr>
        <w:t>Animal Behaviour</w:t>
      </w:r>
      <w:r w:rsidRPr="00047AB1">
        <w:rPr>
          <w:rFonts w:ascii="Times New Roman" w:hAnsi="Times New Roman" w:cs="Times New Roman"/>
          <w:lang w:val="en-US"/>
        </w:rPr>
        <w:t xml:space="preserve">. </w:t>
      </w:r>
      <w:r w:rsidRPr="00047AB1">
        <w:rPr>
          <w:rFonts w:ascii="Times New Roman" w:hAnsi="Times New Roman" w:cs="Times New Roman"/>
          <w:b/>
          <w:bCs/>
          <w:lang w:val="en-US"/>
        </w:rPr>
        <w:t>108</w:t>
      </w:r>
      <w:r w:rsidRPr="00047AB1">
        <w:rPr>
          <w:rFonts w:ascii="Times New Roman" w:hAnsi="Times New Roman" w:cs="Times New Roman"/>
          <w:lang w:val="en-US"/>
        </w:rPr>
        <w:t>, 81–89 (2015).</w:t>
      </w:r>
    </w:p>
    <w:p w14:paraId="4C4B9BBD"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4. </w:t>
      </w:r>
      <w:r w:rsidRPr="00047AB1">
        <w:rPr>
          <w:rFonts w:ascii="Times New Roman" w:hAnsi="Times New Roman" w:cs="Times New Roman"/>
          <w:lang w:val="en-US"/>
        </w:rPr>
        <w:tab/>
        <w:t xml:space="preserve">G. Chaverri, E. H. Gillam, M. J. Vonhof, </w:t>
      </w:r>
      <w:r w:rsidRPr="00047AB1">
        <w:rPr>
          <w:rFonts w:ascii="Times New Roman" w:hAnsi="Times New Roman" w:cs="Times New Roman"/>
          <w:i/>
          <w:iCs/>
          <w:lang w:val="en-US"/>
        </w:rPr>
        <w:t>Biology Letters</w:t>
      </w:r>
      <w:r w:rsidRPr="00047AB1">
        <w:rPr>
          <w:rFonts w:ascii="Times New Roman" w:hAnsi="Times New Roman" w:cs="Times New Roman"/>
          <w:lang w:val="en-US"/>
        </w:rPr>
        <w:t xml:space="preserve">. </w:t>
      </w:r>
      <w:r w:rsidRPr="00047AB1">
        <w:rPr>
          <w:rFonts w:ascii="Times New Roman" w:hAnsi="Times New Roman" w:cs="Times New Roman"/>
          <w:b/>
          <w:bCs/>
          <w:lang w:val="en-US"/>
        </w:rPr>
        <w:t>6</w:t>
      </w:r>
      <w:r w:rsidRPr="00047AB1">
        <w:rPr>
          <w:rFonts w:ascii="Times New Roman" w:hAnsi="Times New Roman" w:cs="Times New Roman"/>
          <w:lang w:val="en-US"/>
        </w:rPr>
        <w:t>, 441–444 (2010).</w:t>
      </w:r>
    </w:p>
    <w:p w14:paraId="0BA28911"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5. </w:t>
      </w:r>
      <w:r w:rsidRPr="00047AB1">
        <w:rPr>
          <w:rFonts w:ascii="Times New Roman" w:hAnsi="Times New Roman" w:cs="Times New Roman"/>
          <w:lang w:val="en-US"/>
        </w:rPr>
        <w:tab/>
        <w:t xml:space="preserve">M. J. Vonhof, H. Whitehead, M. B. Fenton, </w:t>
      </w:r>
      <w:r w:rsidRPr="00047AB1">
        <w:rPr>
          <w:rFonts w:ascii="Times New Roman" w:hAnsi="Times New Roman" w:cs="Times New Roman"/>
          <w:i/>
          <w:iCs/>
          <w:lang w:val="en-US"/>
        </w:rPr>
        <w:t>Animal Behaviour</w:t>
      </w:r>
      <w:r w:rsidRPr="00047AB1">
        <w:rPr>
          <w:rFonts w:ascii="Times New Roman" w:hAnsi="Times New Roman" w:cs="Times New Roman"/>
          <w:lang w:val="en-US"/>
        </w:rPr>
        <w:t xml:space="preserve">. </w:t>
      </w:r>
      <w:r w:rsidRPr="00047AB1">
        <w:rPr>
          <w:rFonts w:ascii="Times New Roman" w:hAnsi="Times New Roman" w:cs="Times New Roman"/>
          <w:b/>
          <w:bCs/>
          <w:lang w:val="en-US"/>
        </w:rPr>
        <w:t>68</w:t>
      </w:r>
      <w:r w:rsidRPr="00047AB1">
        <w:rPr>
          <w:rFonts w:ascii="Times New Roman" w:hAnsi="Times New Roman" w:cs="Times New Roman"/>
          <w:lang w:val="en-US"/>
        </w:rPr>
        <w:t>, 507–521 (2004).</w:t>
      </w:r>
    </w:p>
    <w:p w14:paraId="7570F7C3"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6. </w:t>
      </w:r>
      <w:r w:rsidRPr="00047AB1">
        <w:rPr>
          <w:rFonts w:ascii="Times New Roman" w:hAnsi="Times New Roman" w:cs="Times New Roman"/>
          <w:lang w:val="en-US"/>
        </w:rPr>
        <w:tab/>
        <w:t xml:space="preserve">B. E. Jackson, D. J. Evangelista, D. D. Ray, T. L. Hedrick, </w:t>
      </w:r>
      <w:r w:rsidRPr="00047AB1">
        <w:rPr>
          <w:rFonts w:ascii="Times New Roman" w:hAnsi="Times New Roman" w:cs="Times New Roman"/>
          <w:i/>
          <w:iCs/>
          <w:lang w:val="en-US"/>
        </w:rPr>
        <w:t>Biology Open</w:t>
      </w:r>
      <w:r w:rsidRPr="00047AB1">
        <w:rPr>
          <w:rFonts w:ascii="Times New Roman" w:hAnsi="Times New Roman" w:cs="Times New Roman"/>
          <w:lang w:val="en-US"/>
        </w:rPr>
        <w:t xml:space="preserve">. </w:t>
      </w:r>
      <w:r w:rsidRPr="00047AB1">
        <w:rPr>
          <w:rFonts w:ascii="Times New Roman" w:hAnsi="Times New Roman" w:cs="Times New Roman"/>
          <w:b/>
          <w:bCs/>
          <w:lang w:val="en-US"/>
        </w:rPr>
        <w:t>5</w:t>
      </w:r>
      <w:r w:rsidRPr="00047AB1">
        <w:rPr>
          <w:rFonts w:ascii="Times New Roman" w:hAnsi="Times New Roman" w:cs="Times New Roman"/>
          <w:lang w:val="en-US"/>
        </w:rPr>
        <w:t>, 1334–1342 (2016).</w:t>
      </w:r>
    </w:p>
    <w:p w14:paraId="09DDE296"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7. </w:t>
      </w:r>
      <w:r w:rsidRPr="00047AB1">
        <w:rPr>
          <w:rFonts w:ascii="Times New Roman" w:hAnsi="Times New Roman" w:cs="Times New Roman"/>
          <w:lang w:val="en-US"/>
        </w:rPr>
        <w:tab/>
        <w:t xml:space="preserve">M. Sagot, N. Rose, G. Chaverri, </w:t>
      </w:r>
      <w:r w:rsidRPr="00047AB1">
        <w:rPr>
          <w:rFonts w:ascii="Times New Roman" w:hAnsi="Times New Roman" w:cs="Times New Roman"/>
          <w:i/>
          <w:iCs/>
          <w:lang w:val="en-US"/>
        </w:rPr>
        <w:t>Phil. Trans. R. Soc. B</w:t>
      </w:r>
      <w:r w:rsidRPr="00047AB1">
        <w:rPr>
          <w:rFonts w:ascii="Times New Roman" w:hAnsi="Times New Roman" w:cs="Times New Roman"/>
          <w:lang w:val="en-US"/>
        </w:rPr>
        <w:t xml:space="preserve">. </w:t>
      </w:r>
      <w:r w:rsidRPr="00047AB1">
        <w:rPr>
          <w:rFonts w:ascii="Times New Roman" w:hAnsi="Times New Roman" w:cs="Times New Roman"/>
          <w:b/>
          <w:bCs/>
          <w:lang w:val="en-US"/>
        </w:rPr>
        <w:t>379</w:t>
      </w:r>
      <w:r w:rsidRPr="00047AB1">
        <w:rPr>
          <w:rFonts w:ascii="Times New Roman" w:hAnsi="Times New Roman" w:cs="Times New Roman"/>
          <w:lang w:val="en-US"/>
        </w:rPr>
        <w:t>, 20230187 (2024).</w:t>
      </w:r>
    </w:p>
    <w:p w14:paraId="204A59F4"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8. </w:t>
      </w:r>
      <w:r w:rsidRPr="00047AB1">
        <w:rPr>
          <w:rFonts w:ascii="Times New Roman" w:hAnsi="Times New Roman" w:cs="Times New Roman"/>
          <w:lang w:val="en-US"/>
        </w:rPr>
        <w:tab/>
        <w:t xml:space="preserve">M. Sagot, C. R. Schöner, A. J. Jago, I. Razik, G. Chaverri, </w:t>
      </w:r>
      <w:r w:rsidRPr="00047AB1">
        <w:rPr>
          <w:rFonts w:ascii="Times New Roman" w:hAnsi="Times New Roman" w:cs="Times New Roman"/>
          <w:i/>
          <w:iCs/>
          <w:lang w:val="en-US"/>
        </w:rPr>
        <w:t>Animal Behaviour</w:t>
      </w:r>
      <w:r w:rsidRPr="00047AB1">
        <w:rPr>
          <w:rFonts w:ascii="Times New Roman" w:hAnsi="Times New Roman" w:cs="Times New Roman"/>
          <w:lang w:val="en-US"/>
        </w:rPr>
        <w:t xml:space="preserve">. </w:t>
      </w:r>
      <w:r w:rsidRPr="00047AB1">
        <w:rPr>
          <w:rFonts w:ascii="Times New Roman" w:hAnsi="Times New Roman" w:cs="Times New Roman"/>
          <w:b/>
          <w:bCs/>
          <w:lang w:val="en-US"/>
        </w:rPr>
        <w:t>142</w:t>
      </w:r>
      <w:r w:rsidRPr="00047AB1">
        <w:rPr>
          <w:rFonts w:ascii="Times New Roman" w:hAnsi="Times New Roman" w:cs="Times New Roman"/>
          <w:lang w:val="en-US"/>
        </w:rPr>
        <w:t>, 157–164 (2018).</w:t>
      </w:r>
    </w:p>
    <w:p w14:paraId="5F69A7BA"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9. </w:t>
      </w:r>
      <w:r w:rsidRPr="00047AB1">
        <w:rPr>
          <w:rFonts w:ascii="Times New Roman" w:hAnsi="Times New Roman" w:cs="Times New Roman"/>
          <w:lang w:val="en-US"/>
        </w:rPr>
        <w:tab/>
        <w:t xml:space="preserve">M. Araya‐Salas </w:t>
      </w:r>
      <w:r w:rsidRPr="00047AB1">
        <w:rPr>
          <w:rFonts w:ascii="Times New Roman" w:hAnsi="Times New Roman" w:cs="Times New Roman"/>
          <w:i/>
          <w:iCs/>
          <w:lang w:val="en-US"/>
        </w:rPr>
        <w:t>et al.</w:t>
      </w:r>
      <w:r w:rsidRPr="00047AB1">
        <w:rPr>
          <w:rFonts w:ascii="Times New Roman" w:hAnsi="Times New Roman" w:cs="Times New Roman"/>
          <w:lang w:val="en-US"/>
        </w:rPr>
        <w:t xml:space="preserve">, </w:t>
      </w:r>
      <w:r w:rsidRPr="00047AB1">
        <w:rPr>
          <w:rFonts w:ascii="Times New Roman" w:hAnsi="Times New Roman" w:cs="Times New Roman"/>
          <w:i/>
          <w:iCs/>
          <w:lang w:val="en-US"/>
        </w:rPr>
        <w:t>Methods Ecol Evol</w:t>
      </w:r>
      <w:r w:rsidRPr="00047AB1">
        <w:rPr>
          <w:rFonts w:ascii="Times New Roman" w:hAnsi="Times New Roman" w:cs="Times New Roman"/>
          <w:lang w:val="en-US"/>
        </w:rPr>
        <w:t xml:space="preserve">. </w:t>
      </w:r>
      <w:r w:rsidRPr="00047AB1">
        <w:rPr>
          <w:rFonts w:ascii="Times New Roman" w:hAnsi="Times New Roman" w:cs="Times New Roman"/>
          <w:b/>
          <w:bCs/>
          <w:lang w:val="en-US"/>
        </w:rPr>
        <w:t>14</w:t>
      </w:r>
      <w:r w:rsidRPr="00047AB1">
        <w:rPr>
          <w:rFonts w:ascii="Times New Roman" w:hAnsi="Times New Roman" w:cs="Times New Roman"/>
          <w:lang w:val="en-US"/>
        </w:rPr>
        <w:t>, 2259–2271 (2023).</w:t>
      </w:r>
    </w:p>
    <w:p w14:paraId="73546C59"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10. </w:t>
      </w:r>
      <w:r w:rsidRPr="00047AB1">
        <w:rPr>
          <w:rFonts w:ascii="Times New Roman" w:hAnsi="Times New Roman" w:cs="Times New Roman"/>
          <w:lang w:val="en-US"/>
        </w:rPr>
        <w:tab/>
        <w:t xml:space="preserve">L. Breiman, </w:t>
      </w:r>
      <w:r w:rsidRPr="00047AB1">
        <w:rPr>
          <w:rFonts w:ascii="Times New Roman" w:hAnsi="Times New Roman" w:cs="Times New Roman"/>
          <w:i/>
          <w:iCs/>
          <w:lang w:val="en-US"/>
        </w:rPr>
        <w:t>Machine Learning</w:t>
      </w:r>
      <w:r w:rsidRPr="00047AB1">
        <w:rPr>
          <w:rFonts w:ascii="Times New Roman" w:hAnsi="Times New Roman" w:cs="Times New Roman"/>
          <w:lang w:val="en-US"/>
        </w:rPr>
        <w:t xml:space="preserve">. </w:t>
      </w:r>
      <w:r w:rsidRPr="00047AB1">
        <w:rPr>
          <w:rFonts w:ascii="Times New Roman" w:hAnsi="Times New Roman" w:cs="Times New Roman"/>
          <w:b/>
          <w:bCs/>
          <w:lang w:val="en-US"/>
        </w:rPr>
        <w:t>45</w:t>
      </w:r>
      <w:r w:rsidRPr="00047AB1">
        <w:rPr>
          <w:rFonts w:ascii="Times New Roman" w:hAnsi="Times New Roman" w:cs="Times New Roman"/>
          <w:lang w:val="en-US"/>
        </w:rPr>
        <w:t>, 5–32 (2001).</w:t>
      </w:r>
    </w:p>
    <w:p w14:paraId="08CD941D"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11. </w:t>
      </w:r>
      <w:r w:rsidRPr="00047AB1">
        <w:rPr>
          <w:rFonts w:ascii="Times New Roman" w:hAnsi="Times New Roman" w:cs="Times New Roman"/>
          <w:lang w:val="en-US"/>
        </w:rPr>
        <w:tab/>
        <w:t xml:space="preserve">M. N. Wright, A. Ziegler, </w:t>
      </w:r>
      <w:r w:rsidRPr="00047AB1">
        <w:rPr>
          <w:rFonts w:ascii="Times New Roman" w:hAnsi="Times New Roman" w:cs="Times New Roman"/>
          <w:i/>
          <w:iCs/>
          <w:lang w:val="en-US"/>
        </w:rPr>
        <w:t>Journal of Statistical Software</w:t>
      </w:r>
      <w:r w:rsidRPr="00047AB1">
        <w:rPr>
          <w:rFonts w:ascii="Times New Roman" w:hAnsi="Times New Roman" w:cs="Times New Roman"/>
          <w:lang w:val="en-US"/>
        </w:rPr>
        <w:t xml:space="preserve">. </w:t>
      </w:r>
      <w:r w:rsidRPr="00047AB1">
        <w:rPr>
          <w:rFonts w:ascii="Times New Roman" w:hAnsi="Times New Roman" w:cs="Times New Roman"/>
          <w:b/>
          <w:bCs/>
          <w:lang w:val="en-US"/>
        </w:rPr>
        <w:t>77</w:t>
      </w:r>
      <w:r w:rsidRPr="00047AB1">
        <w:rPr>
          <w:rFonts w:ascii="Times New Roman" w:hAnsi="Times New Roman" w:cs="Times New Roman"/>
          <w:lang w:val="en-US"/>
        </w:rPr>
        <w:t xml:space="preserve"> (2017), doi:10.18637/jss.v077.i01.</w:t>
      </w:r>
    </w:p>
    <w:p w14:paraId="51B7C0BA"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12. </w:t>
      </w:r>
      <w:r w:rsidRPr="00047AB1">
        <w:rPr>
          <w:rFonts w:ascii="Times New Roman" w:hAnsi="Times New Roman" w:cs="Times New Roman"/>
          <w:lang w:val="en-US"/>
        </w:rPr>
        <w:tab/>
        <w:t xml:space="preserve">J. J. Valletta, C. Torney, M. Kings, A. Thornton, J. Madden, </w:t>
      </w:r>
      <w:r w:rsidRPr="00047AB1">
        <w:rPr>
          <w:rFonts w:ascii="Times New Roman" w:hAnsi="Times New Roman" w:cs="Times New Roman"/>
          <w:i/>
          <w:iCs/>
          <w:lang w:val="en-US"/>
        </w:rPr>
        <w:t>Animal Behaviour</w:t>
      </w:r>
      <w:r w:rsidRPr="00047AB1">
        <w:rPr>
          <w:rFonts w:ascii="Times New Roman" w:hAnsi="Times New Roman" w:cs="Times New Roman"/>
          <w:lang w:val="en-US"/>
        </w:rPr>
        <w:t xml:space="preserve">. </w:t>
      </w:r>
      <w:r w:rsidRPr="00047AB1">
        <w:rPr>
          <w:rFonts w:ascii="Times New Roman" w:hAnsi="Times New Roman" w:cs="Times New Roman"/>
          <w:b/>
          <w:bCs/>
          <w:lang w:val="en-US"/>
        </w:rPr>
        <w:t>124</w:t>
      </w:r>
      <w:r w:rsidRPr="00047AB1">
        <w:rPr>
          <w:rFonts w:ascii="Times New Roman" w:hAnsi="Times New Roman" w:cs="Times New Roman"/>
          <w:lang w:val="en-US"/>
        </w:rPr>
        <w:t>, 203–220 (2017).</w:t>
      </w:r>
    </w:p>
    <w:p w14:paraId="11696F26"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13. </w:t>
      </w:r>
      <w:r w:rsidRPr="00047AB1">
        <w:rPr>
          <w:rFonts w:ascii="Times New Roman" w:hAnsi="Times New Roman" w:cs="Times New Roman"/>
          <w:lang w:val="en-US"/>
        </w:rPr>
        <w:tab/>
        <w:t xml:space="preserve">M. Araya‐Salas, G. Smith‐Vidaurre, </w:t>
      </w:r>
      <w:r w:rsidRPr="00047AB1">
        <w:rPr>
          <w:rFonts w:ascii="Times New Roman" w:hAnsi="Times New Roman" w:cs="Times New Roman"/>
          <w:i/>
          <w:iCs/>
          <w:lang w:val="en-US"/>
        </w:rPr>
        <w:t>Methods in Ecology and Evolution</w:t>
      </w:r>
      <w:r w:rsidRPr="00047AB1">
        <w:rPr>
          <w:rFonts w:ascii="Times New Roman" w:hAnsi="Times New Roman" w:cs="Times New Roman"/>
          <w:lang w:val="en-US"/>
        </w:rPr>
        <w:t xml:space="preserve">. </w:t>
      </w:r>
      <w:r w:rsidRPr="00047AB1">
        <w:rPr>
          <w:rFonts w:ascii="Times New Roman" w:hAnsi="Times New Roman" w:cs="Times New Roman"/>
          <w:b/>
          <w:bCs/>
          <w:lang w:val="en-US"/>
        </w:rPr>
        <w:t>8</w:t>
      </w:r>
      <w:r w:rsidRPr="00047AB1">
        <w:rPr>
          <w:rFonts w:ascii="Times New Roman" w:hAnsi="Times New Roman" w:cs="Times New Roman"/>
          <w:lang w:val="en-US"/>
        </w:rPr>
        <w:t>, 184–191 (2017).</w:t>
      </w:r>
    </w:p>
    <w:p w14:paraId="14D9B489"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14. </w:t>
      </w:r>
      <w:r w:rsidRPr="00047AB1">
        <w:rPr>
          <w:rFonts w:ascii="Times New Roman" w:hAnsi="Times New Roman" w:cs="Times New Roman"/>
          <w:lang w:val="en-US"/>
        </w:rPr>
        <w:tab/>
        <w:t xml:space="preserve">P.-C. Bürkner, </w:t>
      </w:r>
      <w:r w:rsidRPr="00047AB1">
        <w:rPr>
          <w:rFonts w:ascii="Times New Roman" w:hAnsi="Times New Roman" w:cs="Times New Roman"/>
          <w:i/>
          <w:iCs/>
          <w:lang w:val="en-US"/>
        </w:rPr>
        <w:t>Journal of Statistical Software</w:t>
      </w:r>
      <w:r w:rsidRPr="00047AB1">
        <w:rPr>
          <w:rFonts w:ascii="Times New Roman" w:hAnsi="Times New Roman" w:cs="Times New Roman"/>
          <w:lang w:val="en-US"/>
        </w:rPr>
        <w:t xml:space="preserve">. </w:t>
      </w:r>
      <w:r w:rsidRPr="00047AB1">
        <w:rPr>
          <w:rFonts w:ascii="Times New Roman" w:hAnsi="Times New Roman" w:cs="Times New Roman"/>
          <w:b/>
          <w:bCs/>
          <w:lang w:val="en-US"/>
        </w:rPr>
        <w:t>80</w:t>
      </w:r>
      <w:r w:rsidRPr="00047AB1">
        <w:rPr>
          <w:rFonts w:ascii="Times New Roman" w:hAnsi="Times New Roman" w:cs="Times New Roman"/>
          <w:lang w:val="en-US"/>
        </w:rPr>
        <w:t>, 1–28 (2017).</w:t>
      </w:r>
    </w:p>
    <w:p w14:paraId="7EEFBA4A"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15. </w:t>
      </w:r>
      <w:r w:rsidRPr="00047AB1">
        <w:rPr>
          <w:rFonts w:ascii="Times New Roman" w:hAnsi="Times New Roman" w:cs="Times New Roman"/>
          <w:lang w:val="en-US"/>
        </w:rPr>
        <w:tab/>
        <w:t xml:space="preserve">Stan Development Team, </w:t>
      </w:r>
      <w:r w:rsidRPr="00047AB1">
        <w:rPr>
          <w:rFonts w:ascii="Times New Roman" w:hAnsi="Times New Roman" w:cs="Times New Roman"/>
          <w:i/>
          <w:iCs/>
          <w:lang w:val="en-US"/>
        </w:rPr>
        <w:t>Stan modeling language users guide and reference manual, version 2.28.0</w:t>
      </w:r>
      <w:r w:rsidRPr="00047AB1">
        <w:rPr>
          <w:rFonts w:ascii="Times New Roman" w:hAnsi="Times New Roman" w:cs="Times New Roman"/>
          <w:lang w:val="en-US"/>
        </w:rPr>
        <w:t xml:space="preserve"> (2021).</w:t>
      </w:r>
    </w:p>
    <w:p w14:paraId="4DCAB6DF"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16. </w:t>
      </w:r>
      <w:r w:rsidRPr="00047AB1">
        <w:rPr>
          <w:rFonts w:ascii="Times New Roman" w:hAnsi="Times New Roman" w:cs="Times New Roman"/>
          <w:lang w:val="en-US"/>
        </w:rPr>
        <w:tab/>
        <w:t xml:space="preserve">P. Bürkner, E. Charpentier, </w:t>
      </w:r>
      <w:r w:rsidRPr="00047AB1">
        <w:rPr>
          <w:rFonts w:ascii="Times New Roman" w:hAnsi="Times New Roman" w:cs="Times New Roman"/>
          <w:i/>
          <w:iCs/>
          <w:lang w:val="en-US"/>
        </w:rPr>
        <w:t>Brit J Math &amp; Statis</w:t>
      </w:r>
      <w:r w:rsidRPr="00047AB1">
        <w:rPr>
          <w:rFonts w:ascii="Times New Roman" w:hAnsi="Times New Roman" w:cs="Times New Roman"/>
          <w:lang w:val="en-US"/>
        </w:rPr>
        <w:t xml:space="preserve">. </w:t>
      </w:r>
      <w:r w:rsidRPr="00047AB1">
        <w:rPr>
          <w:rFonts w:ascii="Times New Roman" w:hAnsi="Times New Roman" w:cs="Times New Roman"/>
          <w:b/>
          <w:bCs/>
          <w:lang w:val="en-US"/>
        </w:rPr>
        <w:t>73</w:t>
      </w:r>
      <w:r w:rsidRPr="00047AB1">
        <w:rPr>
          <w:rFonts w:ascii="Times New Roman" w:hAnsi="Times New Roman" w:cs="Times New Roman"/>
          <w:lang w:val="en-US"/>
        </w:rPr>
        <w:t>, 420–451 (2020).</w:t>
      </w:r>
    </w:p>
    <w:p w14:paraId="74D66AF1"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17. </w:t>
      </w:r>
      <w:r w:rsidRPr="00047AB1">
        <w:rPr>
          <w:rFonts w:ascii="Times New Roman" w:hAnsi="Times New Roman" w:cs="Times New Roman"/>
          <w:lang w:val="en-US"/>
        </w:rPr>
        <w:tab/>
        <w:t xml:space="preserve">A. Vehtari, A. Gelman, J. Gabry, </w:t>
      </w:r>
      <w:r w:rsidRPr="00047AB1">
        <w:rPr>
          <w:rFonts w:ascii="Times New Roman" w:hAnsi="Times New Roman" w:cs="Times New Roman"/>
          <w:i/>
          <w:iCs/>
          <w:lang w:val="en-US"/>
        </w:rPr>
        <w:t>Statistics and Computing</w:t>
      </w:r>
      <w:r w:rsidRPr="00047AB1">
        <w:rPr>
          <w:rFonts w:ascii="Times New Roman" w:hAnsi="Times New Roman" w:cs="Times New Roman"/>
          <w:lang w:val="en-US"/>
        </w:rPr>
        <w:t xml:space="preserve">. </w:t>
      </w:r>
      <w:r w:rsidRPr="00047AB1">
        <w:rPr>
          <w:rFonts w:ascii="Times New Roman" w:hAnsi="Times New Roman" w:cs="Times New Roman"/>
          <w:b/>
          <w:bCs/>
          <w:lang w:val="en-US"/>
        </w:rPr>
        <w:t>27</w:t>
      </w:r>
      <w:r w:rsidRPr="00047AB1">
        <w:rPr>
          <w:rFonts w:ascii="Times New Roman" w:hAnsi="Times New Roman" w:cs="Times New Roman"/>
          <w:lang w:val="en-US"/>
        </w:rPr>
        <w:t>, 1413–1432 (2017).</w:t>
      </w:r>
    </w:p>
    <w:p w14:paraId="60D188E6"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t xml:space="preserve">18. </w:t>
      </w:r>
      <w:r w:rsidRPr="00047AB1">
        <w:rPr>
          <w:rFonts w:ascii="Times New Roman" w:hAnsi="Times New Roman" w:cs="Times New Roman"/>
          <w:lang w:val="en-US"/>
        </w:rPr>
        <w:tab/>
        <w:t xml:space="preserve">A. Vehtari </w:t>
      </w:r>
      <w:r w:rsidRPr="00047AB1">
        <w:rPr>
          <w:rFonts w:ascii="Times New Roman" w:hAnsi="Times New Roman" w:cs="Times New Roman"/>
          <w:i/>
          <w:iCs/>
          <w:lang w:val="en-US"/>
        </w:rPr>
        <w:t>et al.</w:t>
      </w:r>
      <w:r w:rsidRPr="00047AB1">
        <w:rPr>
          <w:rFonts w:ascii="Times New Roman" w:hAnsi="Times New Roman" w:cs="Times New Roman"/>
          <w:lang w:val="en-US"/>
        </w:rPr>
        <w:t>, loo: Efficient leave-one-out cross-validation and WAIC for Bayesian models (2025).</w:t>
      </w:r>
    </w:p>
    <w:p w14:paraId="617DC861" w14:textId="77777777" w:rsidR="00047AB1" w:rsidRPr="00047AB1" w:rsidRDefault="00047AB1" w:rsidP="00047AB1">
      <w:pPr>
        <w:pStyle w:val="Bibliografa"/>
        <w:rPr>
          <w:rFonts w:ascii="Times New Roman" w:hAnsi="Times New Roman" w:cs="Times New Roman"/>
          <w:lang w:val="en-US"/>
        </w:rPr>
      </w:pPr>
      <w:r w:rsidRPr="00047AB1">
        <w:rPr>
          <w:rFonts w:ascii="Times New Roman" w:hAnsi="Times New Roman" w:cs="Times New Roman"/>
          <w:lang w:val="en-US"/>
        </w:rPr>
        <w:lastRenderedPageBreak/>
        <w:t xml:space="preserve">19. </w:t>
      </w:r>
      <w:r w:rsidRPr="00047AB1">
        <w:rPr>
          <w:rFonts w:ascii="Times New Roman" w:hAnsi="Times New Roman" w:cs="Times New Roman"/>
          <w:lang w:val="en-US"/>
        </w:rPr>
        <w:tab/>
        <w:t xml:space="preserve">A. Gelman </w:t>
      </w:r>
      <w:r w:rsidRPr="00047AB1">
        <w:rPr>
          <w:rFonts w:ascii="Times New Roman" w:hAnsi="Times New Roman" w:cs="Times New Roman"/>
          <w:i/>
          <w:iCs/>
          <w:lang w:val="en-US"/>
        </w:rPr>
        <w:t>et al.</w:t>
      </w:r>
      <w:r w:rsidRPr="00047AB1">
        <w:rPr>
          <w:rFonts w:ascii="Times New Roman" w:hAnsi="Times New Roman" w:cs="Times New Roman"/>
          <w:lang w:val="en-US"/>
        </w:rPr>
        <w:t xml:space="preserve">, </w:t>
      </w:r>
      <w:r w:rsidRPr="00047AB1">
        <w:rPr>
          <w:rFonts w:ascii="Times New Roman" w:hAnsi="Times New Roman" w:cs="Times New Roman"/>
          <w:i/>
          <w:iCs/>
          <w:lang w:val="en-US"/>
        </w:rPr>
        <w:t>Bayesian data analysis</w:t>
      </w:r>
      <w:r w:rsidRPr="00047AB1">
        <w:rPr>
          <w:rFonts w:ascii="Times New Roman" w:hAnsi="Times New Roman" w:cs="Times New Roman"/>
          <w:lang w:val="en-US"/>
        </w:rPr>
        <w:t xml:space="preserve"> (CRC Press, Taylor &amp; Francis Group, Boca Raton London New York, Third edition., 2014), </w:t>
      </w:r>
      <w:r w:rsidRPr="00047AB1">
        <w:rPr>
          <w:rFonts w:ascii="Times New Roman" w:hAnsi="Times New Roman" w:cs="Times New Roman"/>
          <w:i/>
          <w:iCs/>
          <w:lang w:val="en-US"/>
        </w:rPr>
        <w:t>Texts in statistical science series</w:t>
      </w:r>
      <w:r w:rsidRPr="00047AB1">
        <w:rPr>
          <w:rFonts w:ascii="Times New Roman" w:hAnsi="Times New Roman" w:cs="Times New Roman"/>
          <w:lang w:val="en-US"/>
        </w:rPr>
        <w:t>.</w:t>
      </w:r>
    </w:p>
    <w:p w14:paraId="24DA2701" w14:textId="14566B21" w:rsidR="00AB30C5" w:rsidRDefault="00D94858">
      <w:r>
        <w:fldChar w:fldCharType="end"/>
      </w:r>
    </w:p>
    <w:sectPr w:rsidR="00AB30C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Damien Farine" w:date="2026-02-14T09:53:00Z" w:initials="DF">
    <w:p w14:paraId="45E1E27A" w14:textId="77777777" w:rsidR="00CE62D1" w:rsidRDefault="00CE62D1" w:rsidP="00CE62D1">
      <w:pPr>
        <w:pStyle w:val="Textocomentario"/>
      </w:pPr>
      <w:r>
        <w:rPr>
          <w:rStyle w:val="Refdecomentario"/>
        </w:rPr>
        <w:annotationRef/>
      </w:r>
      <w:r>
        <w:t>If you mean in the same paragraph, then remove this. I’d also move this sentence after you describe each of the models.</w:t>
      </w:r>
    </w:p>
  </w:comment>
  <w:comment w:id="15" w:author="Damien Farine" w:date="2026-02-14T09:54:00Z" w:initials="DF">
    <w:p w14:paraId="05BA4514" w14:textId="1BADE76C" w:rsidR="00CE62D1" w:rsidRDefault="00CE62D1">
      <w:pPr>
        <w:pStyle w:val="Textocomentario"/>
      </w:pPr>
      <w:r>
        <w:rPr>
          <w:rStyle w:val="Refdecomentario"/>
        </w:rPr>
        <w:annotationRef/>
      </w:r>
      <w:r>
        <w:t>Explain how the averaging was done.</w:t>
      </w:r>
    </w:p>
  </w:comment>
  <w:comment w:id="16" w:author="Damien Farine" w:date="2026-02-14T09:50:00Z" w:initials="DF">
    <w:p w14:paraId="3E96A0AD" w14:textId="080F6F9B" w:rsidR="00986ADD" w:rsidRDefault="00986ADD">
      <w:pPr>
        <w:pStyle w:val="Textocomentario"/>
      </w:pPr>
      <w:r>
        <w:rPr>
          <w:rStyle w:val="Refdecomentario"/>
        </w:rPr>
        <w:annotationRef/>
      </w:r>
      <w:r>
        <w:t>What models? It’s unclear here what ‘models’ refers to. Do you just mean dataset? Or did you create 30 models and then do some averaging? If so, then first explain the models and then explain how you performed the averaging.</w:t>
      </w:r>
    </w:p>
  </w:comment>
  <w:comment w:id="17" w:author="Damien Farine" w:date="2026-02-14T09:49:00Z" w:initials="DF">
    <w:p w14:paraId="244CE652" w14:textId="5C6234F6" w:rsidR="00986ADD" w:rsidRDefault="00986ADD">
      <w:pPr>
        <w:pStyle w:val="Textocomentario"/>
      </w:pPr>
      <w:r>
        <w:rPr>
          <w:rStyle w:val="Refdecomentario"/>
        </w:rPr>
        <w:annotationRef/>
      </w:r>
      <w:r>
        <w:t>Unclear. Do you mean in this same paragraph? If so then remove this.</w:t>
      </w:r>
    </w:p>
  </w:comment>
  <w:comment w:id="24" w:author="Goerlitz, Holger" w:date="2026-02-13T15:48:00Z" w:initials="HG">
    <w:p w14:paraId="08D19005" w14:textId="77777777" w:rsidR="008D5E5A" w:rsidRDefault="008D5E5A" w:rsidP="008D5E5A">
      <w:pPr>
        <w:pStyle w:val="Textocomentario"/>
      </w:pPr>
      <w:r>
        <w:rPr>
          <w:rStyle w:val="Refdecomentario"/>
        </w:rPr>
        <w:annotationRef/>
      </w:r>
      <w:r>
        <w:t xml:space="preserve">Copied from below („Model </w:t>
      </w:r>
      <w:r>
        <w:t>fitting“). Correct?</w:t>
      </w:r>
    </w:p>
  </w:comment>
  <w:comment w:id="33" w:author="Damien Farine" w:date="2026-02-14T09:58:00Z" w:initials="DF">
    <w:p w14:paraId="2B9E6570" w14:textId="598A9409" w:rsidR="00660761" w:rsidRDefault="00660761">
      <w:pPr>
        <w:pStyle w:val="Textocomentario"/>
      </w:pPr>
      <w:r>
        <w:rPr>
          <w:rStyle w:val="Refdecomentario"/>
        </w:rPr>
        <w:annotationRef/>
      </w:r>
      <w:r>
        <w:t xml:space="preserve">Add tables with the full </w:t>
      </w:r>
      <w:r w:rsidR="00AB5943">
        <w:t xml:space="preserve">model structure and </w:t>
      </w:r>
      <w:r>
        <w:t>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E1E27A" w15:done="0"/>
  <w15:commentEx w15:paraId="05BA4514" w15:paraIdParent="45E1E27A" w15:done="0"/>
  <w15:commentEx w15:paraId="3E96A0AD" w15:done="0"/>
  <w15:commentEx w15:paraId="244CE652" w15:done="0"/>
  <w15:commentEx w15:paraId="08D19005" w15:done="0"/>
  <w15:commentEx w15:paraId="2B9E65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635B5B" w16cex:dateUtc="2026-02-13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E1E27A" w16cid:durableId="2D3AC4AD"/>
  <w16cid:commentId w16cid:paraId="05BA4514" w16cid:durableId="2D3AC4E8"/>
  <w16cid:commentId w16cid:paraId="3E96A0AD" w16cid:durableId="2D3AC3F3"/>
  <w16cid:commentId w16cid:paraId="244CE652" w16cid:durableId="2D3AC3C3"/>
  <w16cid:commentId w16cid:paraId="08D19005" w16cid:durableId="1B635B5B"/>
  <w16cid:commentId w16cid:paraId="2B9E6570" w16cid:durableId="2D3AC5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88BD" w14:textId="77777777" w:rsidR="008570AB" w:rsidRDefault="008570AB">
      <w:pPr>
        <w:spacing w:line="240" w:lineRule="auto"/>
      </w:pPr>
      <w:r>
        <w:separator/>
      </w:r>
    </w:p>
  </w:endnote>
  <w:endnote w:type="continuationSeparator" w:id="0">
    <w:p w14:paraId="26062FE3" w14:textId="77777777" w:rsidR="008570AB" w:rsidRDefault="008570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0D4C81E5-1CF0-4DB3-9D03-061BC33306E7}"/>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6C827" w14:textId="77777777" w:rsidR="008570AB" w:rsidRDefault="008570AB">
      <w:r>
        <w:separator/>
      </w:r>
    </w:p>
  </w:footnote>
  <w:footnote w:type="continuationSeparator" w:id="0">
    <w:p w14:paraId="0703A7F1" w14:textId="77777777" w:rsidR="008570AB" w:rsidRDefault="008570AB">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Farine">
    <w15:presenceInfo w15:providerId="AD" w15:userId="S::wolf3354@ox.ac.uk::abefb401-7f24-4905-bc7f-69fef111bc98"/>
  </w15:person>
  <w15:person w15:author="Goerlitz, Holger">
    <w15:presenceInfo w15:providerId="AD" w15:userId="S::Holger.Goerlitz@d-fine.com::ecbf712d-1a11-4969-81e3-1e53e73f2b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019"/>
    <w:rsid w:val="00047AB1"/>
    <w:rsid w:val="00150C72"/>
    <w:rsid w:val="003653F2"/>
    <w:rsid w:val="003B7C1A"/>
    <w:rsid w:val="003E4C6A"/>
    <w:rsid w:val="003F5E49"/>
    <w:rsid w:val="00551FAC"/>
    <w:rsid w:val="005924B5"/>
    <w:rsid w:val="0062130E"/>
    <w:rsid w:val="00633D5B"/>
    <w:rsid w:val="00660761"/>
    <w:rsid w:val="007128D5"/>
    <w:rsid w:val="00795895"/>
    <w:rsid w:val="007B4E5F"/>
    <w:rsid w:val="00805CAD"/>
    <w:rsid w:val="008570AB"/>
    <w:rsid w:val="008D5E5A"/>
    <w:rsid w:val="00912019"/>
    <w:rsid w:val="0096752D"/>
    <w:rsid w:val="00986ADD"/>
    <w:rsid w:val="009915D1"/>
    <w:rsid w:val="00AA47FF"/>
    <w:rsid w:val="00AB30C5"/>
    <w:rsid w:val="00AB5943"/>
    <w:rsid w:val="00AC1BA0"/>
    <w:rsid w:val="00B12798"/>
    <w:rsid w:val="00CE62D1"/>
    <w:rsid w:val="00D7024B"/>
    <w:rsid w:val="00D94858"/>
    <w:rsid w:val="00E3396E"/>
    <w:rsid w:val="00E42B6C"/>
    <w:rsid w:val="00E82DE3"/>
    <w:rsid w:val="00EB0EF2"/>
    <w:rsid w:val="6EDC31B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38C79"/>
  <w15:docId w15:val="{DE1DBA85-9F4C-4348-9200-F2A1C829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 w:eastAsia="zh-CN"/>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Normal"/>
    <w:qFormat/>
    <w:tblPr>
      <w:tblCellMar>
        <w:top w:w="100" w:type="dxa"/>
        <w:left w:w="100" w:type="dxa"/>
        <w:bottom w:w="100" w:type="dxa"/>
        <w:right w:w="100" w:type="dxa"/>
      </w:tblCellMar>
    </w:tbl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Bibliografa1">
    <w:name w:val="Bibliografía1"/>
    <w:basedOn w:val="Normal"/>
    <w:next w:val="Normal"/>
    <w:uiPriority w:val="37"/>
    <w:unhideWhenUsed/>
    <w:qFormat/>
    <w:pPr>
      <w:tabs>
        <w:tab w:val="left" w:pos="504"/>
      </w:tabs>
      <w:spacing w:after="240" w:line="240" w:lineRule="auto"/>
      <w:ind w:left="504" w:hanging="504"/>
    </w:pPr>
  </w:style>
  <w:style w:type="paragraph" w:styleId="Revisin">
    <w:name w:val="Revision"/>
    <w:hidden/>
    <w:uiPriority w:val="99"/>
    <w:unhideWhenUsed/>
    <w:rsid w:val="008D5E5A"/>
    <w:rPr>
      <w:sz w:val="22"/>
      <w:szCs w:val="22"/>
      <w:lang w:val="es" w:eastAsia="zh-CN"/>
    </w:rPr>
  </w:style>
  <w:style w:type="paragraph" w:styleId="Textodeglobo">
    <w:name w:val="Balloon Text"/>
    <w:basedOn w:val="Normal"/>
    <w:link w:val="TextodegloboCar"/>
    <w:uiPriority w:val="99"/>
    <w:semiHidden/>
    <w:unhideWhenUsed/>
    <w:rsid w:val="00986ADD"/>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86ADD"/>
    <w:rPr>
      <w:rFonts w:ascii="Times New Roman" w:hAnsi="Times New Roman" w:cs="Times New Roman"/>
      <w:sz w:val="18"/>
      <w:szCs w:val="18"/>
      <w:lang w:val="es" w:eastAsia="zh-CN"/>
    </w:rPr>
  </w:style>
  <w:style w:type="paragraph" w:styleId="Bibliografa">
    <w:name w:val="Bibliography"/>
    <w:basedOn w:val="Normal"/>
    <w:next w:val="Normal"/>
    <w:uiPriority w:val="37"/>
    <w:unhideWhenUsed/>
    <w:rsid w:val="00047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9</Pages>
  <Words>7937</Words>
  <Characters>46597</Characters>
  <Application>Microsoft Office Word</Application>
  <DocSecurity>0</DocSecurity>
  <Lines>751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GLORIANA CHAVERRI ECHANDI</cp:lastModifiedBy>
  <cp:revision>6</cp:revision>
  <dcterms:created xsi:type="dcterms:W3CDTF">2026-02-13T14:50:00Z</dcterms:created>
  <dcterms:modified xsi:type="dcterms:W3CDTF">2026-02-14T18:16:00Z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id="A5puGlzL"/&gt;&lt;style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