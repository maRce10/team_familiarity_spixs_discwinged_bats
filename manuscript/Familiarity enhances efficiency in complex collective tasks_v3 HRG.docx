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4751D" w14:textId="77777777" w:rsidR="00B77121" w:rsidRDefault="00821D2D">
      <w:pP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Familiarity enhances coordination and efficiency in complex collective tasks</w:t>
      </w:r>
    </w:p>
    <w:p w14:paraId="202DCF40" w14:textId="77777777" w:rsidR="00B77121" w:rsidRDefault="00B77121">
      <w:pPr>
        <w:rPr>
          <w:rFonts w:ascii="Times New Roman" w:eastAsia="Times New Roman" w:hAnsi="Times New Roman" w:cs="Times New Roman"/>
          <w:sz w:val="24"/>
          <w:szCs w:val="24"/>
          <w:lang w:val="en-GB"/>
        </w:rPr>
      </w:pPr>
    </w:p>
    <w:p w14:paraId="7BA66828" w14:textId="7E3F6FD7" w:rsidR="005B023E" w:rsidRDefault="005B023E">
      <w:pPr>
        <w:rPr>
          <w:rFonts w:ascii="Times New Roman" w:eastAsia="Times New Roman" w:hAnsi="Times New Roman" w:cs="Times New Roman"/>
          <w:sz w:val="24"/>
          <w:szCs w:val="24"/>
          <w:lang w:val="es-CR"/>
        </w:rPr>
      </w:pPr>
      <w:r w:rsidRPr="005B023E">
        <w:rPr>
          <w:rFonts w:ascii="Times New Roman" w:eastAsia="Times New Roman" w:hAnsi="Times New Roman" w:cs="Times New Roman"/>
          <w:sz w:val="24"/>
          <w:szCs w:val="24"/>
          <w:lang w:val="es-CR"/>
        </w:rPr>
        <w:t>Marcelo Araya-Salas</w:t>
      </w:r>
      <w:r w:rsidRPr="005B023E">
        <w:rPr>
          <w:rFonts w:ascii="Times New Roman" w:eastAsia="Times New Roman" w:hAnsi="Times New Roman" w:cs="Times New Roman"/>
          <w:sz w:val="24"/>
          <w:szCs w:val="24"/>
          <w:vertAlign w:val="superscript"/>
          <w:lang w:val="es-CR"/>
        </w:rPr>
        <w:t>1</w:t>
      </w:r>
      <w:r>
        <w:rPr>
          <w:rFonts w:ascii="Times New Roman" w:eastAsia="Times New Roman" w:hAnsi="Times New Roman" w:cs="Times New Roman"/>
          <w:sz w:val="24"/>
          <w:szCs w:val="24"/>
          <w:vertAlign w:val="superscript"/>
          <w:lang w:val="es-CR"/>
        </w:rPr>
        <w:t>,2</w:t>
      </w:r>
      <w:r w:rsidRPr="005B023E">
        <w:rPr>
          <w:rFonts w:ascii="Times New Roman" w:eastAsia="Times New Roman" w:hAnsi="Times New Roman" w:cs="Times New Roman"/>
          <w:sz w:val="24"/>
          <w:szCs w:val="24"/>
          <w:lang w:val="es-CR"/>
        </w:rPr>
        <w:t>, Damien R. Farine</w:t>
      </w:r>
      <w:r w:rsidRPr="005B023E">
        <w:rPr>
          <w:rFonts w:ascii="Times New Roman" w:eastAsia="Times New Roman" w:hAnsi="Times New Roman" w:cs="Times New Roman"/>
          <w:sz w:val="24"/>
          <w:szCs w:val="24"/>
          <w:vertAlign w:val="superscript"/>
          <w:lang w:val="es-CR"/>
        </w:rPr>
        <w:t>3,4</w:t>
      </w:r>
      <w:r w:rsidRPr="005B023E">
        <w:rPr>
          <w:rFonts w:ascii="Times New Roman" w:eastAsia="Times New Roman" w:hAnsi="Times New Roman" w:cs="Times New Roman"/>
          <w:sz w:val="24"/>
          <w:szCs w:val="24"/>
          <w:lang w:val="es-CR"/>
        </w:rPr>
        <w:t>, Holger Goerlitz</w:t>
      </w:r>
      <w:r w:rsidRPr="005B023E">
        <w:rPr>
          <w:rFonts w:ascii="Times New Roman" w:eastAsia="Times New Roman" w:hAnsi="Times New Roman" w:cs="Times New Roman"/>
          <w:sz w:val="24"/>
          <w:szCs w:val="24"/>
          <w:vertAlign w:val="superscript"/>
          <w:lang w:val="es-CR"/>
        </w:rPr>
        <w:t>5</w:t>
      </w:r>
      <w:r w:rsidRPr="005B023E">
        <w:rPr>
          <w:rFonts w:ascii="Times New Roman" w:eastAsia="Times New Roman" w:hAnsi="Times New Roman" w:cs="Times New Roman"/>
          <w:sz w:val="24"/>
          <w:szCs w:val="24"/>
          <w:lang w:val="es-CR"/>
        </w:rPr>
        <w:t>, Nazareth Rojas-Rojas</w:t>
      </w:r>
      <w:r w:rsidRPr="005B023E">
        <w:rPr>
          <w:rFonts w:ascii="Times New Roman" w:eastAsia="Times New Roman" w:hAnsi="Times New Roman" w:cs="Times New Roman"/>
          <w:sz w:val="24"/>
          <w:szCs w:val="24"/>
          <w:vertAlign w:val="superscript"/>
          <w:lang w:val="es-CR"/>
        </w:rPr>
        <w:t>6</w:t>
      </w:r>
      <w:r w:rsidRPr="005B023E">
        <w:rPr>
          <w:rFonts w:ascii="Times New Roman" w:eastAsia="Times New Roman" w:hAnsi="Times New Roman" w:cs="Times New Roman"/>
          <w:sz w:val="24"/>
          <w:szCs w:val="24"/>
          <w:lang w:val="es-CR"/>
        </w:rPr>
        <w:t>, Silvia Chaves-Ramírez</w:t>
      </w:r>
      <w:r w:rsidRPr="005B023E">
        <w:rPr>
          <w:rFonts w:ascii="Times New Roman" w:eastAsia="Times New Roman" w:hAnsi="Times New Roman" w:cs="Times New Roman"/>
          <w:sz w:val="24"/>
          <w:szCs w:val="24"/>
          <w:vertAlign w:val="superscript"/>
          <w:lang w:val="es-CR"/>
        </w:rPr>
        <w:t>7</w:t>
      </w:r>
      <w:r w:rsidRPr="005B023E">
        <w:rPr>
          <w:rFonts w:ascii="Times New Roman" w:eastAsia="Times New Roman" w:hAnsi="Times New Roman" w:cs="Times New Roman"/>
          <w:sz w:val="24"/>
          <w:szCs w:val="24"/>
          <w:lang w:val="es-CR"/>
        </w:rPr>
        <w:t>, Mariela Sánchez-Chavarría</w:t>
      </w:r>
      <w:r w:rsidRPr="005B023E">
        <w:rPr>
          <w:rFonts w:ascii="Times New Roman" w:eastAsia="Times New Roman" w:hAnsi="Times New Roman" w:cs="Times New Roman"/>
          <w:sz w:val="24"/>
          <w:szCs w:val="24"/>
          <w:vertAlign w:val="superscript"/>
          <w:lang w:val="es-CR"/>
        </w:rPr>
        <w:t>8</w:t>
      </w:r>
      <w:r w:rsidRPr="005B023E">
        <w:rPr>
          <w:rFonts w:ascii="Times New Roman" w:eastAsia="Times New Roman" w:hAnsi="Times New Roman" w:cs="Times New Roman"/>
          <w:sz w:val="24"/>
          <w:szCs w:val="24"/>
          <w:lang w:val="es-CR"/>
        </w:rPr>
        <w:t>, Gloriana Chaverri</w:t>
      </w:r>
      <w:r w:rsidRPr="005B023E">
        <w:rPr>
          <w:rFonts w:ascii="Times New Roman" w:eastAsia="Times New Roman" w:hAnsi="Times New Roman" w:cs="Times New Roman"/>
          <w:sz w:val="24"/>
          <w:szCs w:val="24"/>
          <w:vertAlign w:val="superscript"/>
          <w:lang w:val="es-CR"/>
        </w:rPr>
        <w:t>9,10</w:t>
      </w:r>
    </w:p>
    <w:p w14:paraId="37789A94" w14:textId="77777777" w:rsidR="005B023E" w:rsidRDefault="005B023E">
      <w:pPr>
        <w:rPr>
          <w:rFonts w:ascii="Times New Roman" w:eastAsia="Times New Roman" w:hAnsi="Times New Roman" w:cs="Times New Roman"/>
          <w:sz w:val="24"/>
          <w:szCs w:val="24"/>
          <w:lang w:val="es-CR"/>
        </w:rPr>
      </w:pPr>
    </w:p>
    <w:p w14:paraId="39777877" w14:textId="03C01081" w:rsidR="005B023E" w:rsidRDefault="005B023E">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Affiliations:</w:t>
      </w:r>
    </w:p>
    <w:p w14:paraId="058C09C3" w14:textId="21FDAD34" w:rsidR="005B023E" w:rsidRPr="005B023E" w:rsidRDefault="005B023E" w:rsidP="005B023E">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 xml:space="preserve">1 </w:t>
      </w:r>
      <w:r w:rsidRPr="005B023E">
        <w:rPr>
          <w:rFonts w:ascii="Times New Roman" w:eastAsia="Times New Roman" w:hAnsi="Times New Roman" w:cs="Times New Roman"/>
          <w:sz w:val="24"/>
          <w:szCs w:val="24"/>
          <w:lang w:val="es-CR"/>
        </w:rPr>
        <w:t xml:space="preserve">Centro </w:t>
      </w:r>
      <w:r>
        <w:rPr>
          <w:rFonts w:ascii="Times New Roman" w:eastAsia="Times New Roman" w:hAnsi="Times New Roman" w:cs="Times New Roman"/>
          <w:sz w:val="24"/>
          <w:szCs w:val="24"/>
          <w:lang w:val="es-CR"/>
        </w:rPr>
        <w:t>d</w:t>
      </w:r>
      <w:r w:rsidRPr="005B023E">
        <w:rPr>
          <w:rFonts w:ascii="Times New Roman" w:eastAsia="Times New Roman" w:hAnsi="Times New Roman" w:cs="Times New Roman"/>
          <w:sz w:val="24"/>
          <w:szCs w:val="24"/>
          <w:lang w:val="es-CR"/>
        </w:rPr>
        <w:t xml:space="preserve">e Investigación </w:t>
      </w:r>
      <w:r>
        <w:rPr>
          <w:rFonts w:ascii="Times New Roman" w:eastAsia="Times New Roman" w:hAnsi="Times New Roman" w:cs="Times New Roman"/>
          <w:sz w:val="24"/>
          <w:szCs w:val="24"/>
          <w:lang w:val="es-CR"/>
        </w:rPr>
        <w:t>e</w:t>
      </w:r>
      <w:r w:rsidRPr="005B023E">
        <w:rPr>
          <w:rFonts w:ascii="Times New Roman" w:eastAsia="Times New Roman" w:hAnsi="Times New Roman" w:cs="Times New Roman"/>
          <w:sz w:val="24"/>
          <w:szCs w:val="24"/>
          <w:lang w:val="es-CR"/>
        </w:rPr>
        <w:t xml:space="preserve">n Neurociencias, Universidad </w:t>
      </w:r>
      <w:r>
        <w:rPr>
          <w:rFonts w:ascii="Times New Roman" w:eastAsia="Times New Roman" w:hAnsi="Times New Roman" w:cs="Times New Roman"/>
          <w:sz w:val="24"/>
          <w:szCs w:val="24"/>
          <w:lang w:val="es-CR"/>
        </w:rPr>
        <w:t>d</w:t>
      </w:r>
      <w:r w:rsidRPr="005B023E">
        <w:rPr>
          <w:rFonts w:ascii="Times New Roman" w:eastAsia="Times New Roman" w:hAnsi="Times New Roman" w:cs="Times New Roman"/>
          <w:sz w:val="24"/>
          <w:szCs w:val="24"/>
          <w:lang w:val="es-CR"/>
        </w:rPr>
        <w:t>e Costa Rica,</w:t>
      </w:r>
    </w:p>
    <w:p w14:paraId="685F349C" w14:textId="77777777" w:rsidR="005B023E" w:rsidRPr="005B023E" w:rsidRDefault="005B023E" w:rsidP="005B023E">
      <w:pPr>
        <w:rPr>
          <w:rFonts w:ascii="Times New Roman" w:eastAsia="Times New Roman" w:hAnsi="Times New Roman" w:cs="Times New Roman"/>
          <w:sz w:val="24"/>
          <w:szCs w:val="24"/>
          <w:lang w:val="es-CR"/>
        </w:rPr>
      </w:pPr>
      <w:r w:rsidRPr="005B023E">
        <w:rPr>
          <w:rFonts w:ascii="Times New Roman" w:eastAsia="Times New Roman" w:hAnsi="Times New Roman" w:cs="Times New Roman"/>
          <w:sz w:val="24"/>
          <w:szCs w:val="24"/>
          <w:lang w:val="es-CR"/>
        </w:rPr>
        <w:t>San José, Costa Rica</w:t>
      </w:r>
    </w:p>
    <w:p w14:paraId="021ADF41" w14:textId="043A2CC8" w:rsidR="005B023E" w:rsidRDefault="005B023E" w:rsidP="005B023E">
      <w:pPr>
        <w:rPr>
          <w:ins w:id="0" w:author="Goerlitz, Holger" w:date="2026-01-16T14:04:00Z"/>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 xml:space="preserve">2 </w:t>
      </w:r>
      <w:r w:rsidRPr="005B023E">
        <w:rPr>
          <w:rFonts w:ascii="Times New Roman" w:eastAsia="Times New Roman" w:hAnsi="Times New Roman" w:cs="Times New Roman"/>
          <w:sz w:val="24"/>
          <w:szCs w:val="24"/>
          <w:lang w:val="es-CR"/>
        </w:rPr>
        <w:t xml:space="preserve">Escuela </w:t>
      </w:r>
      <w:r>
        <w:rPr>
          <w:rFonts w:ascii="Times New Roman" w:eastAsia="Times New Roman" w:hAnsi="Times New Roman" w:cs="Times New Roman"/>
          <w:sz w:val="24"/>
          <w:szCs w:val="24"/>
          <w:lang w:val="es-CR"/>
        </w:rPr>
        <w:t>d</w:t>
      </w:r>
      <w:r w:rsidRPr="005B023E">
        <w:rPr>
          <w:rFonts w:ascii="Times New Roman" w:eastAsia="Times New Roman" w:hAnsi="Times New Roman" w:cs="Times New Roman"/>
          <w:sz w:val="24"/>
          <w:szCs w:val="24"/>
          <w:lang w:val="es-CR"/>
        </w:rPr>
        <w:t xml:space="preserve">e Biología, Universidad </w:t>
      </w:r>
      <w:r>
        <w:rPr>
          <w:rFonts w:ascii="Times New Roman" w:eastAsia="Times New Roman" w:hAnsi="Times New Roman" w:cs="Times New Roman"/>
          <w:sz w:val="24"/>
          <w:szCs w:val="24"/>
          <w:lang w:val="es-CR"/>
        </w:rPr>
        <w:t>d</w:t>
      </w:r>
      <w:r w:rsidRPr="005B023E">
        <w:rPr>
          <w:rFonts w:ascii="Times New Roman" w:eastAsia="Times New Roman" w:hAnsi="Times New Roman" w:cs="Times New Roman"/>
          <w:sz w:val="24"/>
          <w:szCs w:val="24"/>
          <w:lang w:val="es-CR"/>
        </w:rPr>
        <w:t>e Costa Rica, San José, Costa Rica</w:t>
      </w:r>
    </w:p>
    <w:p w14:paraId="10855811" w14:textId="193DA359" w:rsidR="00F93931" w:rsidRDefault="00F93931" w:rsidP="005B023E">
      <w:pPr>
        <w:rPr>
          <w:rFonts w:ascii="Times New Roman" w:eastAsia="Times New Roman" w:hAnsi="Times New Roman" w:cs="Times New Roman"/>
          <w:sz w:val="24"/>
          <w:szCs w:val="24"/>
          <w:lang w:val="es-CR"/>
        </w:rPr>
      </w:pPr>
      <w:ins w:id="1" w:author="Goerlitz, Holger" w:date="2026-01-16T14:04:00Z">
        <w:r>
          <w:rPr>
            <w:rFonts w:ascii="Times New Roman" w:eastAsia="Times New Roman" w:hAnsi="Times New Roman" w:cs="Times New Roman"/>
            <w:sz w:val="24"/>
            <w:szCs w:val="24"/>
            <w:lang w:val="es-CR"/>
          </w:rPr>
          <w:t>5 Max Planck Institute for Biological Intelligence, Seewiesen, Germay</w:t>
        </w:r>
      </w:ins>
    </w:p>
    <w:p w14:paraId="3EC43D59" w14:textId="1861E403" w:rsidR="005B023E" w:rsidRDefault="005B023E">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 xml:space="preserve">9 </w:t>
      </w:r>
      <w:r w:rsidRPr="005B023E">
        <w:rPr>
          <w:rFonts w:ascii="Times New Roman" w:eastAsia="Times New Roman" w:hAnsi="Times New Roman" w:cs="Times New Roman"/>
          <w:sz w:val="24"/>
          <w:szCs w:val="24"/>
          <w:lang w:val="es-CR"/>
        </w:rPr>
        <w:t>Sede del Sur, Universidad de Costa Rica, Golfito, Costa Rica</w:t>
      </w:r>
    </w:p>
    <w:p w14:paraId="1282FBDC" w14:textId="3D186C6E" w:rsidR="005B023E" w:rsidRPr="005B023E" w:rsidRDefault="005B023E">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 xml:space="preserve">10 </w:t>
      </w:r>
      <w:r w:rsidRPr="005B023E">
        <w:rPr>
          <w:rFonts w:ascii="Times New Roman" w:eastAsia="Times New Roman" w:hAnsi="Times New Roman" w:cs="Times New Roman"/>
          <w:sz w:val="24"/>
          <w:szCs w:val="24"/>
          <w:lang w:val="es-CR"/>
        </w:rPr>
        <w:t>Smithsonian Tropical Research Institute, Balboa, Ancón, Republica de Panamá</w:t>
      </w:r>
    </w:p>
    <w:p w14:paraId="20500454" w14:textId="77777777" w:rsidR="005B023E" w:rsidRPr="005B023E" w:rsidRDefault="005B023E">
      <w:pPr>
        <w:rPr>
          <w:rFonts w:ascii="Times New Roman" w:eastAsia="Times New Roman" w:hAnsi="Times New Roman" w:cs="Times New Roman"/>
          <w:sz w:val="24"/>
          <w:szCs w:val="24"/>
          <w:lang w:val="es-CR"/>
        </w:rPr>
      </w:pPr>
    </w:p>
    <w:p w14:paraId="18748B71" w14:textId="77777777" w:rsidR="00B77121" w:rsidRPr="005B023E" w:rsidRDefault="00821D2D">
      <w:pPr>
        <w:rPr>
          <w:rFonts w:ascii="Times New Roman" w:eastAsia="Times New Roman" w:hAnsi="Times New Roman" w:cs="Times New Roman"/>
          <w:b/>
          <w:bCs/>
          <w:sz w:val="24"/>
          <w:szCs w:val="24"/>
          <w:lang w:val="es-CR"/>
        </w:rPr>
      </w:pPr>
      <w:r w:rsidRPr="005B023E">
        <w:rPr>
          <w:rFonts w:ascii="Times New Roman" w:eastAsia="Times New Roman" w:hAnsi="Times New Roman" w:cs="Times New Roman"/>
          <w:b/>
          <w:bCs/>
          <w:sz w:val="24"/>
          <w:szCs w:val="24"/>
          <w:lang w:val="es-CR"/>
        </w:rPr>
        <w:t>Abstract</w:t>
      </w:r>
    </w:p>
    <w:p w14:paraId="4A162293" w14:textId="0D94CB7C" w:rsidR="00B77121" w:rsidRDefault="00821D2D">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Familiarity among group members is thought to enhance the performance of animal groups facing complex ecological challenges</w:t>
      </w:r>
      <w:del w:id="2" w:author="Damien Farine" w:date="2026-01-14T12:10:00Z">
        <w:r w:rsidDel="00804639">
          <w:rPr>
            <w:rFonts w:ascii="Times New Roman" w:eastAsia="Times New Roman" w:hAnsi="Times New Roman" w:cs="Times New Roman"/>
            <w:sz w:val="24"/>
            <w:szCs w:val="24"/>
            <w:lang w:val="en-US"/>
          </w:rPr>
          <w:delText>, yet direct evidence from wild collectives is limited</w:delText>
        </w:r>
      </w:del>
      <w:r>
        <w:rPr>
          <w:rFonts w:ascii="Times New Roman" w:eastAsia="Times New Roman" w:hAnsi="Times New Roman" w:cs="Times New Roman"/>
          <w:sz w:val="24"/>
          <w:szCs w:val="24"/>
          <w:lang w:val="en-US"/>
        </w:rPr>
        <w:t xml:space="preserve">. In humans, stable group membership—often termed “team familiarity”—improves coordination and efficiency. </w:t>
      </w:r>
      <w:ins w:id="3" w:author="Damien Farine" w:date="2026-01-14T12:10:00Z">
        <w:r w:rsidR="00804639">
          <w:rPr>
            <w:rFonts w:ascii="Times New Roman" w:eastAsia="Times New Roman" w:hAnsi="Times New Roman" w:cs="Times New Roman"/>
            <w:sz w:val="24"/>
            <w:szCs w:val="24"/>
            <w:lang w:val="en-US"/>
          </w:rPr>
          <w:t xml:space="preserve">Yet, direct evidence from wild collectives is limited. </w:t>
        </w:r>
      </w:ins>
      <w:r>
        <w:rPr>
          <w:rFonts w:ascii="Times New Roman" w:eastAsia="Times New Roman" w:hAnsi="Times New Roman" w:cs="Times New Roman"/>
          <w:sz w:val="24"/>
          <w:szCs w:val="24"/>
          <w:lang w:val="en-US"/>
        </w:rPr>
        <w:t>To test whether this principle extends to other species, we examined natural groups of Spix’s disc-winged bats (</w:t>
      </w:r>
      <w:r>
        <w:rPr>
          <w:rFonts w:ascii="Times New Roman" w:eastAsia="Times New Roman" w:hAnsi="Times New Roman" w:cs="Times New Roman"/>
          <w:i/>
          <w:iCs/>
          <w:sz w:val="24"/>
          <w:szCs w:val="24"/>
          <w:lang w:val="en-US"/>
        </w:rPr>
        <w:t>Thyroptera tricolor</w:t>
      </w:r>
      <w:r>
        <w:rPr>
          <w:rFonts w:ascii="Times New Roman" w:eastAsia="Times New Roman" w:hAnsi="Times New Roman" w:cs="Times New Roman"/>
          <w:sz w:val="24"/>
          <w:szCs w:val="24"/>
          <w:lang w:val="en-US"/>
        </w:rPr>
        <w:t>) and experimentally assembled unfamiliar groups. Using three-dimensional flight reconstructions and roost-entry trials, we found that familiar groups maintained closer spatial cohesion, entered roosts in tighter synchrony, and collectively produced more acoustic signals while still minimizing signal overlap. These findings show that familiarity facilitates communication and coordination, extending the concept of team familiarity beyond humans and highlighting a general principle of collective success in animal societies.</w:t>
      </w:r>
    </w:p>
    <w:p w14:paraId="4E3947E7" w14:textId="77777777" w:rsidR="00B77121" w:rsidRDefault="00B77121">
      <w:pPr>
        <w:rPr>
          <w:rFonts w:ascii="Times New Roman" w:eastAsia="Times New Roman" w:hAnsi="Times New Roman" w:cs="Times New Roman"/>
          <w:sz w:val="24"/>
          <w:szCs w:val="24"/>
          <w:lang w:val="en-GB"/>
        </w:rPr>
      </w:pPr>
    </w:p>
    <w:p w14:paraId="06885558" w14:textId="77777777" w:rsidR="00B77121" w:rsidRDefault="00B77121">
      <w:pPr>
        <w:rPr>
          <w:rFonts w:ascii="Times New Roman" w:eastAsia="Times New Roman" w:hAnsi="Times New Roman" w:cs="Times New Roman"/>
          <w:sz w:val="24"/>
          <w:szCs w:val="24"/>
          <w:lang w:val="en-GB"/>
        </w:rPr>
      </w:pPr>
    </w:p>
    <w:p w14:paraId="373EBE14" w14:textId="41DDDC42" w:rsidR="00B77121" w:rsidRDefault="00821D2D">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Animals can express remarkable collective behaviours, </w:t>
      </w:r>
      <w:r>
        <w:rPr>
          <w:rFonts w:ascii="Times New Roman" w:eastAsia="Times New Roman" w:hAnsi="Times New Roman" w:cs="Times New Roman"/>
          <w:sz w:val="24"/>
          <w:szCs w:val="24"/>
          <w:lang w:val="en-US"/>
        </w:rPr>
        <w:t xml:space="preserve">such as ants linking their bodies to form living bridges </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ascii="Times New Roman" w:eastAsia="Times New Roman" w:hAnsi="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1</w:t>
      </w:r>
      <w:r>
        <w:rPr>
          <w:rFonts w:ascii="Times New Roman" w:hAnsi="Times New Roman" w:cs="Times New Roman"/>
          <w:sz w:val="24"/>
          <w:lang w:val="en-US"/>
        </w:rPr>
        <w:t>)</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honeybee swarms reaching consensus on the location of a new nest site </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ascii="Times New Roman" w:eastAsia="Times New Roman" w:hAnsi="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2</w:t>
      </w:r>
      <w:r>
        <w:rPr>
          <w:rFonts w:ascii="Times New Roman" w:hAnsi="Times New Roman" w:cs="Times New Roman"/>
          <w:sz w:val="24"/>
          <w:lang w:val="en-US"/>
        </w:rPr>
        <w:t>)</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or predators coordinating group hunts </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ascii="Times New Roman" w:eastAsia="Times New Roman" w:hAnsi="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3</w:t>
      </w:r>
      <w:r>
        <w:rPr>
          <w:rFonts w:ascii="Times New Roman" w:hAnsi="Times New Roman" w:cs="Times New Roman"/>
          <w:sz w:val="24"/>
          <w:lang w:val="en-US"/>
        </w:rPr>
        <w:t>)</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US"/>
        </w:rPr>
        <w:t>Although these feats may seem complex, they often emerge from simple rules</w:t>
      </w:r>
      <w:r>
        <w:rPr>
          <w:rFonts w:ascii="Times New Roman" w:eastAsia="Times New Roman" w:hAnsi="Times New Roman" w:cs="Times New Roman"/>
          <w:sz w:val="24"/>
          <w:szCs w:val="24"/>
          <w:lang w:val="en-GB"/>
        </w:rPr>
        <w:t xml:space="preserve">. For example, local interactions among individuals can allow groups to track complex environmental gradients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while effectively detecting and avoiding predators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5</w:t>
      </w:r>
      <w:r>
        <w:rPr>
          <w:rFonts w:ascii="Times New Roman" w:hAnsi="Times New Roman" w:cs="Times New Roman"/>
          <w:sz w:val="24"/>
          <w:lang w:val="en-US"/>
        </w:rPr>
        <w:t xml:space="preserve">, </w:t>
      </w:r>
      <w:r>
        <w:rPr>
          <w:rFonts w:ascii="Times New Roman" w:hAnsi="Times New Roman" w:cs="Times New Roman"/>
          <w:i/>
          <w:iCs/>
          <w:sz w:val="24"/>
          <w:lang w:val="en-US"/>
        </w:rPr>
        <w:t>6</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7</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and flocks of birds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8</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Yet, human groups with stable membership consistently outperform those with fluctuating membership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9</w:t>
      </w:r>
      <w:r>
        <w:rPr>
          <w:rFonts w:ascii="Times New Roman" w:hAnsi="Times New Roman" w:cs="Times New Roman"/>
          <w:sz w:val="24"/>
          <w:lang w:val="en-US"/>
        </w:rPr>
        <w:t>–</w:t>
      </w:r>
      <w:r>
        <w:rPr>
          <w:rFonts w:ascii="Times New Roman" w:hAnsi="Times New Roman" w:cs="Times New Roman"/>
          <w:i/>
          <w:iCs/>
          <w:sz w:val="24"/>
          <w:lang w:val="en-US"/>
        </w:rPr>
        <w:t>11</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especially when decisions require greater cooperation and efficient communication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12</w:t>
      </w:r>
      <w:r>
        <w:rPr>
          <w:rFonts w:ascii="Times New Roman" w:hAnsi="Times New Roman" w:cs="Times New Roman"/>
          <w:sz w:val="24"/>
          <w:lang w:val="en-US"/>
        </w:rPr>
        <w:t xml:space="preserve">, </w:t>
      </w:r>
      <w:r>
        <w:rPr>
          <w:rFonts w:ascii="Times New Roman" w:hAnsi="Times New Roman" w:cs="Times New Roman"/>
          <w:i/>
          <w:iCs/>
          <w:sz w:val="24"/>
          <w:lang w:val="en-US"/>
        </w:rPr>
        <w:t>13</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This phenomenon has been formalized as the concept of “team familiarity”, which highlights how repeated </w:t>
      </w:r>
      <w:del w:id="4" w:author="Damien Farine" w:date="2026-01-14T12:29:00Z">
        <w:r w:rsidDel="00490B85">
          <w:rPr>
            <w:rFonts w:ascii="Times New Roman" w:eastAsia="Times New Roman" w:hAnsi="Times New Roman" w:cs="Times New Roman"/>
            <w:sz w:val="24"/>
            <w:szCs w:val="24"/>
            <w:lang w:val="en-GB"/>
          </w:rPr>
          <w:delText xml:space="preserve">interactions </w:delText>
        </w:r>
      </w:del>
      <w:ins w:id="5" w:author="Damien Farine" w:date="2026-01-14T12:29:00Z">
        <w:r w:rsidR="00490B85">
          <w:rPr>
            <w:rFonts w:ascii="Times New Roman" w:eastAsia="Times New Roman" w:hAnsi="Times New Roman" w:cs="Times New Roman"/>
            <w:sz w:val="24"/>
            <w:szCs w:val="24"/>
            <w:lang w:val="en-GB"/>
          </w:rPr>
          <w:t xml:space="preserve">experiences </w:t>
        </w:r>
      </w:ins>
      <w:r>
        <w:rPr>
          <w:rFonts w:ascii="Times New Roman" w:eastAsia="Times New Roman" w:hAnsi="Times New Roman" w:cs="Times New Roman"/>
          <w:sz w:val="24"/>
          <w:szCs w:val="24"/>
          <w:lang w:val="en-GB"/>
        </w:rPr>
        <w:t xml:space="preserve">among the same individuals improves </w:t>
      </w:r>
      <w:ins w:id="6" w:author="Damien Farine" w:date="2026-01-14T12:29:00Z">
        <w:r w:rsidR="009E2CBC">
          <w:rPr>
            <w:rFonts w:ascii="Times New Roman" w:eastAsia="Times New Roman" w:hAnsi="Times New Roman" w:cs="Times New Roman"/>
            <w:sz w:val="24"/>
            <w:szCs w:val="24"/>
            <w:lang w:val="en-GB"/>
          </w:rPr>
          <w:t xml:space="preserve">their </w:t>
        </w:r>
      </w:ins>
      <w:r>
        <w:rPr>
          <w:rFonts w:ascii="Times New Roman" w:eastAsia="Times New Roman" w:hAnsi="Times New Roman" w:cs="Times New Roman"/>
          <w:sz w:val="24"/>
          <w:szCs w:val="24"/>
          <w:lang w:val="en-GB"/>
        </w:rPr>
        <w:t xml:space="preserve">coordination and performance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14</w:t>
      </w:r>
      <w:r>
        <w:rPr>
          <w:rFonts w:ascii="Times New Roman" w:hAnsi="Times New Roman" w:cs="Times New Roman"/>
          <w:sz w:val="24"/>
          <w:lang w:val="en-US"/>
        </w:rPr>
        <w:t xml:space="preserve">, </w:t>
      </w:r>
      <w:r>
        <w:rPr>
          <w:rFonts w:ascii="Times New Roman" w:hAnsi="Times New Roman" w:cs="Times New Roman"/>
          <w:i/>
          <w:iCs/>
          <w:sz w:val="24"/>
          <w:lang w:val="en-US"/>
        </w:rPr>
        <w:t>15</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w:t>
      </w:r>
      <w:del w:id="7" w:author="Damien Farine" w:date="2026-01-14T12:29:00Z">
        <w:r w:rsidDel="009E2CBC">
          <w:rPr>
            <w:rFonts w:ascii="Times New Roman" w:eastAsia="Times New Roman" w:hAnsi="Times New Roman" w:cs="Times New Roman"/>
            <w:sz w:val="24"/>
            <w:szCs w:val="24"/>
            <w:lang w:val="en-GB"/>
          </w:rPr>
          <w:delText>This raises the</w:delText>
        </w:r>
      </w:del>
      <w:ins w:id="8" w:author="Damien Farine" w:date="2026-01-14T12:29:00Z">
        <w:r w:rsidR="009E2CBC">
          <w:rPr>
            <w:rFonts w:ascii="Times New Roman" w:eastAsia="Times New Roman" w:hAnsi="Times New Roman" w:cs="Times New Roman"/>
            <w:sz w:val="24"/>
            <w:szCs w:val="24"/>
            <w:lang w:val="en-GB"/>
          </w:rPr>
          <w:t>An important</w:t>
        </w:r>
      </w:ins>
      <w:r>
        <w:rPr>
          <w:rFonts w:ascii="Times New Roman" w:eastAsia="Times New Roman" w:hAnsi="Times New Roman" w:cs="Times New Roman"/>
          <w:sz w:val="24"/>
          <w:szCs w:val="24"/>
          <w:lang w:val="en-GB"/>
        </w:rPr>
        <w:t xml:space="preserve"> question </w:t>
      </w:r>
      <w:del w:id="9" w:author="Damien Farine" w:date="2026-01-14T12:29:00Z">
        <w:r w:rsidDel="009E2CBC">
          <w:rPr>
            <w:rFonts w:ascii="Times New Roman" w:eastAsia="Times New Roman" w:hAnsi="Times New Roman" w:cs="Times New Roman"/>
            <w:sz w:val="24"/>
            <w:szCs w:val="24"/>
            <w:lang w:val="en-GB"/>
          </w:rPr>
          <w:delText xml:space="preserve">of </w:delText>
        </w:r>
      </w:del>
      <w:ins w:id="10" w:author="Damien Farine" w:date="2026-01-14T12:29:00Z">
        <w:r w:rsidR="009E2CBC">
          <w:rPr>
            <w:rFonts w:ascii="Times New Roman" w:eastAsia="Times New Roman" w:hAnsi="Times New Roman" w:cs="Times New Roman"/>
            <w:sz w:val="24"/>
            <w:szCs w:val="24"/>
            <w:lang w:val="en-GB"/>
          </w:rPr>
          <w:t xml:space="preserve">is therefore </w:t>
        </w:r>
      </w:ins>
      <w:r>
        <w:rPr>
          <w:rFonts w:ascii="Times New Roman" w:eastAsia="Times New Roman" w:hAnsi="Times New Roman" w:cs="Times New Roman"/>
          <w:sz w:val="24"/>
          <w:szCs w:val="24"/>
          <w:lang w:val="en-GB"/>
        </w:rPr>
        <w:t xml:space="preserve">whether </w:t>
      </w:r>
      <w:r>
        <w:rPr>
          <w:rFonts w:ascii="Times New Roman" w:eastAsia="Times New Roman" w:hAnsi="Times New Roman" w:cs="Times New Roman"/>
          <w:sz w:val="24"/>
          <w:szCs w:val="24"/>
          <w:lang w:val="en-GB"/>
        </w:rPr>
        <w:lastRenderedPageBreak/>
        <w:t>familiarity among group members also enhances the ability of other animal collectives to solve challenges that demand particularly intricate coordination and communication.</w:t>
      </w:r>
    </w:p>
    <w:p w14:paraId="3AD1CBAD" w14:textId="5EB23F4E" w:rsidR="00B77121" w:rsidRDefault="00821D2D">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We experimentally tested whether familiarity increases group performance during collective tasks by non-human animals. Lab experiments using fish have shown that familiarity can increase coordination in schools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16</w:t>
      </w:r>
      <w:r>
        <w:rPr>
          <w:rFonts w:ascii="Times New Roman" w:hAnsi="Times New Roman" w:cs="Times New Roman"/>
          <w:sz w:val="24"/>
          <w:lang w:val="en-US"/>
        </w:rPr>
        <w:t xml:space="preserve">, </w:t>
      </w:r>
      <w:r>
        <w:rPr>
          <w:rFonts w:ascii="Times New Roman" w:hAnsi="Times New Roman" w:cs="Times New Roman"/>
          <w:i/>
          <w:iCs/>
          <w:sz w:val="24"/>
          <w:lang w:val="en-US"/>
        </w:rPr>
        <w:t>17</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and facilitate transmission of information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18</w:t>
      </w:r>
      <w:r>
        <w:rPr>
          <w:rFonts w:ascii="Times New Roman" w:hAnsi="Times New Roman" w:cs="Times New Roman"/>
          <w:sz w:val="24"/>
          <w:lang w:val="en-US"/>
        </w:rPr>
        <w:t xml:space="preserve">, </w:t>
      </w:r>
      <w:r>
        <w:rPr>
          <w:rFonts w:ascii="Times New Roman" w:hAnsi="Times New Roman" w:cs="Times New Roman"/>
          <w:i/>
          <w:iCs/>
          <w:sz w:val="24"/>
          <w:lang w:val="en-US"/>
        </w:rPr>
        <w:t>19</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20</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and birds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21</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where individuals live and move together. This limits our ability to compare performance of collectives at solving ecologically relevant challenges in both familiar and unfamiliar settings. We overcome this challenge by bringing wild-caught groups of Spix’s disc-winged bat (</w:t>
      </w:r>
      <w:r>
        <w:rPr>
          <w:rFonts w:ascii="Times New Roman" w:eastAsia="Times New Roman" w:hAnsi="Times New Roman" w:cs="Times New Roman"/>
          <w:i/>
          <w:iCs/>
          <w:sz w:val="24"/>
          <w:szCs w:val="24"/>
          <w:lang w:val="en-GB"/>
        </w:rPr>
        <w:t>Thyroptera tricolor</w:t>
      </w:r>
      <w:r>
        <w:rPr>
          <w:rFonts w:ascii="Times New Roman" w:eastAsia="Times New Roman" w:hAnsi="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22</w:t>
      </w:r>
      <w:r>
        <w:rPr>
          <w:rFonts w:ascii="Times New Roman" w:hAnsi="Times New Roman" w:cs="Times New Roman"/>
          <w:sz w:val="24"/>
          <w:lang w:val="en-US"/>
        </w:rPr>
        <w:t>–</w:t>
      </w:r>
      <w:r>
        <w:rPr>
          <w:rFonts w:ascii="Times New Roman" w:hAnsi="Times New Roman" w:cs="Times New Roman"/>
          <w:i/>
          <w:iCs/>
          <w:sz w:val="24"/>
          <w:lang w:val="en-US"/>
        </w:rPr>
        <w:t>24</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Because these leaves unfurl after approximately one day, groups must repeatedly find new sleeping sites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25</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Group members also have to enter the leaf in rapid succession to reduce both individual predation risk and overall group detectability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J."},{"family":"James","given":"Richard"}],"issued":{"date-parts":[["2008",1]]}}},{"id":292,"uris":["http://zotero.org/users/10851648/items/JPV8NS5J"],"itemData":{"id":292,"type":"book","event-place":"New York","publisher":"Oxford University Press","publisher-place":"New York","title":"Living in groups","author":[{"family":"Krause","given":"J"},{"family":"Ruxton","given":"G D"}],"issued":{"date-parts":[["2002"]]}}}],"schema":"https://github.com/citation-style-language/schema/raw/master/csl-citation.json"}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26</w:t>
      </w:r>
      <w:r>
        <w:rPr>
          <w:rFonts w:ascii="Times New Roman" w:hAnsi="Times New Roman" w:cs="Times New Roman"/>
          <w:sz w:val="24"/>
          <w:lang w:val="en-US"/>
        </w:rPr>
        <w:t xml:space="preserve">, </w:t>
      </w:r>
      <w:r>
        <w:rPr>
          <w:rFonts w:ascii="Times New Roman" w:hAnsi="Times New Roman" w:cs="Times New Roman"/>
          <w:i/>
          <w:iCs/>
          <w:sz w:val="24"/>
          <w:lang w:val="en-US"/>
        </w:rPr>
        <w:t>27</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This </w:t>
      </w:r>
      <w:ins w:id="11" w:author="Damien Farine" w:date="2026-01-14T12:31:00Z">
        <w:r w:rsidR="00BC3F65">
          <w:rPr>
            <w:rFonts w:ascii="Times New Roman" w:eastAsia="Times New Roman" w:hAnsi="Times New Roman" w:cs="Times New Roman"/>
            <w:sz w:val="24"/>
            <w:szCs w:val="24"/>
            <w:lang w:val="en-GB"/>
          </w:rPr>
          <w:t xml:space="preserve">spatial and temporal </w:t>
        </w:r>
      </w:ins>
      <w:r>
        <w:rPr>
          <w:rFonts w:ascii="Times New Roman" w:eastAsia="Times New Roman" w:hAnsi="Times New Roman" w:cs="Times New Roman"/>
          <w:sz w:val="24"/>
          <w:szCs w:val="24"/>
          <w:lang w:val="en-GB"/>
        </w:rPr>
        <w:t xml:space="preserve">ecological challenge is readily replicated in laboratory conditions. </w:t>
      </w:r>
    </w:p>
    <w:p w14:paraId="1D7F8098" w14:textId="77777777" w:rsidR="00B77121" w:rsidRDefault="00B77121">
      <w:pPr>
        <w:rPr>
          <w:rFonts w:ascii="Times New Roman" w:eastAsia="Times New Roman" w:hAnsi="Times New Roman" w:cs="Times New Roman"/>
          <w:sz w:val="24"/>
          <w:szCs w:val="24"/>
          <w:lang w:val="en-GB"/>
        </w:rPr>
      </w:pPr>
    </w:p>
    <w:p w14:paraId="4F810E4B" w14:textId="161D61AA" w:rsidR="00B77121" w:rsidRDefault="00821D2D">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We used videos from four cameras to reconstruct the 3-dimensional trajectories of individuals </w:t>
      </w:r>
      <w:commentRangeStart w:id="12"/>
      <w:ins w:id="13" w:author="Goerlitz, Holger" w:date="2026-01-16T13:16:00Z">
        <w:r w:rsidR="00787B47">
          <w:rPr>
            <w:rFonts w:ascii="Times New Roman" w:eastAsia="Times New Roman" w:hAnsi="Times New Roman" w:cs="Times New Roman"/>
            <w:sz w:val="24"/>
            <w:szCs w:val="24"/>
            <w:lang w:val="en-GB"/>
          </w:rPr>
          <w:t xml:space="preserve">flying alone, </w:t>
        </w:r>
      </w:ins>
      <w:del w:id="14" w:author="Goerlitz, Holger" w:date="2026-01-16T13:19:00Z">
        <w:r w:rsidDel="00787B47">
          <w:rPr>
            <w:rFonts w:ascii="Times New Roman" w:eastAsia="Times New Roman" w:hAnsi="Times New Roman" w:cs="Times New Roman"/>
            <w:sz w:val="24"/>
            <w:szCs w:val="24"/>
            <w:lang w:val="en-GB"/>
          </w:rPr>
          <w:delText xml:space="preserve">from </w:delText>
        </w:r>
      </w:del>
      <w:ins w:id="15" w:author="Goerlitz, Holger" w:date="2026-01-16T13:19:00Z">
        <w:r w:rsidR="00787B47">
          <w:rPr>
            <w:rFonts w:ascii="Times New Roman" w:eastAsia="Times New Roman" w:hAnsi="Times New Roman" w:cs="Times New Roman"/>
            <w:sz w:val="24"/>
            <w:szCs w:val="24"/>
            <w:lang w:val="en-GB"/>
          </w:rPr>
          <w:t xml:space="preserve">in </w:t>
        </w:r>
      </w:ins>
      <w:r>
        <w:rPr>
          <w:rFonts w:ascii="Times New Roman" w:eastAsia="Times New Roman" w:hAnsi="Times New Roman" w:cs="Times New Roman"/>
          <w:sz w:val="24"/>
          <w:szCs w:val="24"/>
          <w:lang w:val="en-GB"/>
        </w:rPr>
        <w:t xml:space="preserve">natural (high familiarity) groups and </w:t>
      </w:r>
      <w:ins w:id="16" w:author="Goerlitz, Holger" w:date="2026-01-16T13:19:00Z">
        <w:r w:rsidR="00787B47">
          <w:rPr>
            <w:rFonts w:ascii="Times New Roman" w:eastAsia="Times New Roman" w:hAnsi="Times New Roman" w:cs="Times New Roman"/>
            <w:sz w:val="24"/>
            <w:szCs w:val="24"/>
            <w:lang w:val="en-GB"/>
          </w:rPr>
          <w:t xml:space="preserve">in </w:t>
        </w:r>
      </w:ins>
      <w:r>
        <w:rPr>
          <w:rFonts w:ascii="Times New Roman" w:eastAsia="Times New Roman" w:hAnsi="Times New Roman" w:cs="Times New Roman"/>
          <w:sz w:val="24"/>
          <w:szCs w:val="24"/>
          <w:lang w:val="en-GB"/>
        </w:rPr>
        <w:t xml:space="preserve">artificial groups (novel combinations of individuals from several natural groups) </w:t>
      </w:r>
      <w:del w:id="17" w:author="Goerlitz, Holger" w:date="2026-01-16T13:19:00Z">
        <w:r w:rsidDel="00787B47">
          <w:rPr>
            <w:rFonts w:ascii="Times New Roman" w:eastAsia="Times New Roman" w:hAnsi="Times New Roman" w:cs="Times New Roman"/>
            <w:sz w:val="24"/>
            <w:szCs w:val="24"/>
            <w:lang w:val="en-GB"/>
          </w:rPr>
          <w:delText xml:space="preserve">flying </w:delText>
        </w:r>
      </w:del>
      <w:ins w:id="18" w:author="Goerlitz, Holger" w:date="2026-01-16T13:19:00Z">
        <w:r w:rsidR="00787B47">
          <w:rPr>
            <w:rFonts w:ascii="Times New Roman" w:eastAsia="Times New Roman" w:hAnsi="Times New Roman" w:cs="Times New Roman"/>
            <w:sz w:val="24"/>
            <w:szCs w:val="24"/>
            <w:lang w:val="en-GB"/>
          </w:rPr>
          <w:t>with</w:t>
        </w:r>
      </w:ins>
      <w:r>
        <w:rPr>
          <w:rFonts w:ascii="Times New Roman" w:eastAsia="Times New Roman" w:hAnsi="Times New Roman" w:cs="Times New Roman"/>
          <w:sz w:val="24"/>
          <w:szCs w:val="24"/>
          <w:lang w:val="en-GB"/>
        </w:rPr>
        <w:t xml:space="preserve">in a large flight cage </w:t>
      </w:r>
      <w:commentRangeEnd w:id="12"/>
      <w:r w:rsidR="00787B47">
        <w:rPr>
          <w:rStyle w:val="CommentReference"/>
        </w:rPr>
        <w:commentReference w:id="12"/>
      </w:r>
      <w:r>
        <w:rPr>
          <w:rFonts w:ascii="Times New Roman" w:eastAsia="Times New Roman" w:hAnsi="Times New Roman" w:cs="Times New Roman"/>
          <w:sz w:val="24"/>
          <w:szCs w:val="24"/>
          <w:lang w:val="en-GB"/>
        </w:rPr>
        <w:t>(9 x 4 x 3 m</w:t>
      </w:r>
      <w:r w:rsidRPr="00D47636">
        <w:rPr>
          <w:rFonts w:ascii="Times New Roman" w:eastAsia="Times New Roman" w:hAnsi="Times New Roman" w:cs="Times New Roman"/>
          <w:sz w:val="24"/>
          <w:szCs w:val="24"/>
          <w:lang w:val="en-US"/>
        </w:rPr>
        <w:t>; Figure 1a-b</w:t>
      </w:r>
      <w:r>
        <w:rPr>
          <w:rFonts w:ascii="Times New Roman" w:eastAsia="Times New Roman" w:hAnsi="Times New Roman" w:cs="Times New Roman"/>
          <w:sz w:val="24"/>
          <w:szCs w:val="24"/>
          <w:lang w:val="en-GB"/>
        </w:rPr>
        <w:t xml:space="preserve">).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(Figure </w:t>
      </w:r>
      <w:r w:rsidRPr="00D47636">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GB"/>
        </w:rPr>
        <w:t xml:space="preserve">). Artificial groups did not differ from random expectation (‘simulated groups’ where the flight trajectories of individuals from different trials were combined; </w:t>
      </w:r>
      <w:r w:rsidRPr="00D47636">
        <w:rPr>
          <w:rFonts w:ascii="Times New Roman" w:eastAsia="Times New Roman" w:hAnsi="Times New Roman" w:cs="Times New Roman"/>
          <w:sz w:val="24"/>
          <w:szCs w:val="24"/>
          <w:lang w:val="en-US"/>
        </w:rPr>
        <w:t>Figure 1c and 2</w:t>
      </w:r>
      <w:r>
        <w:rPr>
          <w:rFonts w:ascii="Times New Roman" w:eastAsia="Times New Roman" w:hAnsi="Times New Roman" w:cs="Times New Roman"/>
          <w:sz w:val="24"/>
          <w:szCs w:val="24"/>
          <w:lang w:val="en-GB"/>
        </w:rPr>
        <w:t xml:space="preserve">), confirming that familiarity </w:t>
      </w:r>
      <w:del w:id="19" w:author="Damien Farine" w:date="2026-01-14T12:32:00Z">
        <w:r w:rsidDel="00BC3F65">
          <w:rPr>
            <w:rFonts w:ascii="Times New Roman" w:eastAsia="Times New Roman" w:hAnsi="Times New Roman" w:cs="Times New Roman"/>
            <w:sz w:val="24"/>
            <w:szCs w:val="24"/>
            <w:lang w:val="en-GB"/>
          </w:rPr>
          <w:delText xml:space="preserve">introduced </w:delText>
        </w:r>
      </w:del>
      <w:ins w:id="20" w:author="Damien Farine" w:date="2026-01-14T12:32:00Z">
        <w:r w:rsidR="00BC3F65">
          <w:rPr>
            <w:rFonts w:ascii="Times New Roman" w:eastAsia="Times New Roman" w:hAnsi="Times New Roman" w:cs="Times New Roman"/>
            <w:sz w:val="24"/>
            <w:szCs w:val="24"/>
            <w:lang w:val="en-GB"/>
          </w:rPr>
          <w:t xml:space="preserve">facilitates </w:t>
        </w:r>
      </w:ins>
      <w:del w:id="21" w:author="Damien Farine" w:date="2026-01-14T12:32:00Z">
        <w:r w:rsidDel="00BC3F65">
          <w:rPr>
            <w:rFonts w:ascii="Times New Roman" w:eastAsia="Times New Roman" w:hAnsi="Times New Roman" w:cs="Times New Roman"/>
            <w:sz w:val="24"/>
            <w:szCs w:val="24"/>
            <w:lang w:val="en-GB"/>
          </w:rPr>
          <w:delText xml:space="preserve">a </w:delText>
        </w:r>
      </w:del>
      <w:del w:id="22" w:author="Damien Farine" w:date="2026-01-14T12:33:00Z">
        <w:r w:rsidDel="00BC3F65">
          <w:rPr>
            <w:rFonts w:ascii="Times New Roman" w:eastAsia="Times New Roman" w:hAnsi="Times New Roman" w:cs="Times New Roman"/>
            <w:sz w:val="24"/>
            <w:szCs w:val="24"/>
            <w:lang w:val="en-GB"/>
          </w:rPr>
          <w:delText xml:space="preserve">distinct </w:delText>
        </w:r>
      </w:del>
      <w:del w:id="23" w:author="Damien Farine" w:date="2026-01-14T12:32:00Z">
        <w:r w:rsidDel="00BC3F65">
          <w:rPr>
            <w:rFonts w:ascii="Times New Roman" w:eastAsia="Times New Roman" w:hAnsi="Times New Roman" w:cs="Times New Roman"/>
            <w:sz w:val="24"/>
            <w:szCs w:val="24"/>
            <w:lang w:val="en-GB"/>
          </w:rPr>
          <w:delText>change in</w:delText>
        </w:r>
      </w:del>
      <w:ins w:id="24" w:author="Damien Farine" w:date="2026-01-14T12:33:00Z">
        <w:r w:rsidR="00BC3F65">
          <w:rPr>
            <w:rFonts w:ascii="Times New Roman" w:eastAsia="Times New Roman" w:hAnsi="Times New Roman" w:cs="Times New Roman"/>
            <w:sz w:val="24"/>
            <w:szCs w:val="24"/>
            <w:lang w:val="en-GB"/>
          </w:rPr>
          <w:t>greater</w:t>
        </w:r>
      </w:ins>
      <w:r>
        <w:rPr>
          <w:rFonts w:ascii="Times New Roman" w:eastAsia="Times New Roman" w:hAnsi="Times New Roman" w:cs="Times New Roman"/>
          <w:sz w:val="24"/>
          <w:szCs w:val="24"/>
          <w:lang w:val="en-GB"/>
        </w:rPr>
        <w:t xml:space="preserve"> coordination.</w:t>
      </w:r>
    </w:p>
    <w:p w14:paraId="250E334E" w14:textId="77777777" w:rsidR="00B77121" w:rsidRDefault="00821D2D" w:rsidP="008779DD">
      <w:pPr>
        <w:jc w:val="center"/>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lastRenderedPageBreak/>
        <w:drawing>
          <wp:inline distT="0" distB="0" distL="114300" distR="114300" wp14:anchorId="5B85D24F" wp14:editId="6A0BDFDE">
            <wp:extent cx="5291399" cy="4195248"/>
            <wp:effectExtent l="0" t="0" r="5080" b="0"/>
            <wp:docPr id="4" name="Picture 4"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ight_coordination_diagram"/>
                    <pic:cNvPicPr>
                      <a:picLocks noChangeAspect="1"/>
                    </pic:cNvPicPr>
                  </pic:nvPicPr>
                  <pic:blipFill>
                    <a:blip r:embed="rId10"/>
                    <a:srcRect b="886"/>
                    <a:stretch>
                      <a:fillRect/>
                    </a:stretch>
                  </pic:blipFill>
                  <pic:spPr>
                    <a:xfrm>
                      <a:off x="0" y="0"/>
                      <a:ext cx="5328658" cy="4224789"/>
                    </a:xfrm>
                    <a:prstGeom prst="rect">
                      <a:avLst/>
                    </a:prstGeom>
                  </pic:spPr>
                </pic:pic>
              </a:graphicData>
            </a:graphic>
          </wp:inline>
        </w:drawing>
      </w:r>
    </w:p>
    <w:p w14:paraId="3284463F" w14:textId="77777777" w:rsidR="008779DD" w:rsidRDefault="008779DD">
      <w:pPr>
        <w:rPr>
          <w:rFonts w:ascii="Times New Roman" w:eastAsia="Times New Roman" w:hAnsi="Times New Roman" w:cs="Times New Roman"/>
          <w:b/>
          <w:bCs/>
          <w:sz w:val="24"/>
          <w:szCs w:val="24"/>
          <w:lang w:val="en-US"/>
        </w:rPr>
      </w:pPr>
    </w:p>
    <w:p w14:paraId="2CD30BEE" w14:textId="53875BE8" w:rsidR="00B77121" w:rsidRPr="00D47636" w:rsidRDefault="00821D2D">
      <w:pPr>
        <w:rPr>
          <w:rFonts w:ascii="Times New Roman" w:eastAsia="Times New Roman" w:hAnsi="Times New Roman" w:cs="Times New Roman"/>
          <w:i/>
          <w:iCs/>
          <w:sz w:val="24"/>
          <w:szCs w:val="24"/>
          <w:lang w:val="en-US"/>
        </w:rPr>
      </w:pPr>
      <w:commentRangeStart w:id="25"/>
      <w:commentRangeStart w:id="26"/>
      <w:r w:rsidRPr="00D47636">
        <w:rPr>
          <w:rFonts w:ascii="Times New Roman" w:eastAsia="Times New Roman" w:hAnsi="Times New Roman" w:cs="Times New Roman"/>
          <w:b/>
          <w:bCs/>
          <w:sz w:val="24"/>
          <w:szCs w:val="24"/>
          <w:lang w:val="en-US"/>
        </w:rPr>
        <w:t>Fig</w:t>
      </w:r>
      <w:commentRangeEnd w:id="25"/>
      <w:r w:rsidR="00E22CCD">
        <w:rPr>
          <w:rStyle w:val="CommentReference"/>
        </w:rPr>
        <w:commentReference w:id="25"/>
      </w:r>
      <w:commentRangeEnd w:id="26"/>
      <w:r w:rsidR="00787B47">
        <w:rPr>
          <w:rStyle w:val="CommentReference"/>
        </w:rPr>
        <w:commentReference w:id="26"/>
      </w:r>
      <w:r w:rsidRPr="00D47636">
        <w:rPr>
          <w:rFonts w:ascii="Times New Roman" w:eastAsia="Times New Roman" w:hAnsi="Times New Roman" w:cs="Times New Roman"/>
          <w:b/>
          <w:bCs/>
          <w:sz w:val="24"/>
          <w:szCs w:val="24"/>
          <w:lang w:val="en-US"/>
        </w:rPr>
        <w:t>. 1.</w:t>
      </w:r>
      <w:r w:rsidRPr="00D47636">
        <w:rPr>
          <w:rFonts w:ascii="Times New Roman" w:eastAsia="Times New Roman" w:hAnsi="Times New Roman" w:cs="Times New Roman"/>
          <w:i/>
          <w:iCs/>
          <w:sz w:val="24"/>
          <w:szCs w:val="24"/>
          <w:lang w:val="en-US"/>
        </w:rPr>
        <w:t xml:space="preserve"> Scheme of the experimental design to assess group flight and calling coordination. Hypothetical artificial (a) and natural (b) groups are shown next to a schematic 3D flight trajectory and </w:t>
      </w:r>
      <w:r>
        <w:rPr>
          <w:rFonts w:ascii="Times New Roman" w:eastAsia="Times New Roman" w:hAnsi="Times New Roman" w:cs="Times New Roman"/>
          <w:i/>
          <w:iCs/>
          <w:sz w:val="24"/>
          <w:szCs w:val="24"/>
          <w:lang w:val="en-US"/>
        </w:rPr>
        <w:t xml:space="preserve">a </w:t>
      </w:r>
      <w:r w:rsidRPr="00D47636">
        <w:rPr>
          <w:rFonts w:ascii="Times New Roman" w:eastAsia="Times New Roman" w:hAnsi="Times New Roman" w:cs="Times New Roman"/>
          <w:i/>
          <w:iCs/>
          <w:sz w:val="24"/>
          <w:szCs w:val="24"/>
          <w:lang w:val="en-US"/>
        </w:rPr>
        <w:t>spectrogram of the vocal activity</w:t>
      </w:r>
      <w:r>
        <w:rPr>
          <w:rFonts w:ascii="Times New Roman" w:eastAsia="Times New Roman" w:hAnsi="Times New Roman" w:cs="Times New Roman"/>
          <w:i/>
          <w:iCs/>
          <w:sz w:val="24"/>
          <w:szCs w:val="24"/>
          <w:lang w:val="en-US"/>
        </w:rPr>
        <w:t xml:space="preserve"> with multiple inquiry calls</w:t>
      </w:r>
      <w:r w:rsidRPr="00D47636">
        <w:rPr>
          <w:rFonts w:ascii="Times New Roman" w:eastAsia="Times New Roman" w:hAnsi="Times New Roman" w:cs="Times New Roman"/>
          <w:i/>
          <w:iCs/>
          <w:sz w:val="24"/>
          <w:szCs w:val="24"/>
          <w:lang w:val="en-US"/>
        </w:rPr>
        <w:t>. Natural group membership is depicted by color tonality and the tra</w:t>
      </w:r>
      <w:r>
        <w:rPr>
          <w:rFonts w:ascii="Times New Roman" w:eastAsia="Times New Roman" w:hAnsi="Times New Roman" w:cs="Times New Roman"/>
          <w:i/>
          <w:iCs/>
          <w:sz w:val="24"/>
          <w:szCs w:val="24"/>
          <w:lang w:val="en-US"/>
        </w:rPr>
        <w:t>j</w:t>
      </w:r>
      <w:r w:rsidRPr="00D47636">
        <w:rPr>
          <w:rFonts w:ascii="Times New Roman" w:eastAsia="Times New Roman" w:hAnsi="Times New Roman" w:cs="Times New Roman"/>
          <w:i/>
          <w:iCs/>
          <w:sz w:val="24"/>
          <w:szCs w:val="24"/>
          <w:lang w:val="en-US"/>
        </w:rPr>
        <w:t xml:space="preserve">ectories and calls from a given individual match its color. Artificial groups were composed by individuals from different natural groups (depicted by arrows from natural to artificial group bats) while simulated groups </w:t>
      </w:r>
      <w:ins w:id="27" w:author="Goerlitz, Holger" w:date="2026-01-16T13:24:00Z">
        <w:r w:rsidR="007F48F6">
          <w:rPr>
            <w:rFonts w:ascii="Times New Roman" w:eastAsia="Times New Roman" w:hAnsi="Times New Roman" w:cs="Times New Roman"/>
            <w:i/>
            <w:iCs/>
            <w:sz w:val="24"/>
            <w:szCs w:val="24"/>
            <w:lang w:val="en-US"/>
          </w:rPr>
          <w:t xml:space="preserve">(c) </w:t>
        </w:r>
      </w:ins>
      <w:r w:rsidRPr="00D47636">
        <w:rPr>
          <w:rFonts w:ascii="Times New Roman" w:eastAsia="Times New Roman" w:hAnsi="Times New Roman" w:cs="Times New Roman"/>
          <w:i/>
          <w:iCs/>
          <w:sz w:val="24"/>
          <w:szCs w:val="24"/>
          <w:lang w:val="en-US"/>
        </w:rPr>
        <w:t>were digitally created by combining flight trajectories and calling activities from those registered in natural groups (</w:t>
      </w:r>
      <w:r w:rsidR="008779DD" w:rsidRPr="00D47636">
        <w:rPr>
          <w:rFonts w:ascii="Times New Roman" w:eastAsia="Times New Roman" w:hAnsi="Times New Roman" w:cs="Times New Roman"/>
          <w:i/>
          <w:iCs/>
          <w:sz w:val="24"/>
          <w:szCs w:val="24"/>
          <w:lang w:val="en-US"/>
        </w:rPr>
        <w:t>illustrated</w:t>
      </w:r>
      <w:r w:rsidRPr="00D47636">
        <w:rPr>
          <w:rFonts w:ascii="Times New Roman" w:eastAsia="Times New Roman" w:hAnsi="Times New Roman" w:cs="Times New Roman"/>
          <w:i/>
          <w:iCs/>
          <w:sz w:val="24"/>
          <w:szCs w:val="24"/>
          <w:lang w:val="en-US"/>
        </w:rPr>
        <w:t xml:space="preserve"> by the arrows from the trajectories and calls from natural to simulated groups).</w:t>
      </w:r>
    </w:p>
    <w:p w14:paraId="377D8613" w14:textId="77777777" w:rsidR="00B77121" w:rsidRPr="00D47636" w:rsidRDefault="00B77121">
      <w:pPr>
        <w:rPr>
          <w:rFonts w:ascii="Times New Roman" w:eastAsia="Times New Roman" w:hAnsi="Times New Roman" w:cs="Times New Roman"/>
          <w:sz w:val="24"/>
          <w:szCs w:val="24"/>
          <w:lang w:val="en-US"/>
        </w:rPr>
      </w:pPr>
    </w:p>
    <w:p w14:paraId="658D4DDC" w14:textId="77777777" w:rsidR="00B77121" w:rsidRDefault="00821D2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114300" distR="114300" wp14:anchorId="37E213A4" wp14:editId="7718467A">
            <wp:extent cx="5941695" cy="2640330"/>
            <wp:effectExtent l="0" t="0" r="1905" b="7620"/>
            <wp:docPr id="5" name="Picture 5" descr="/home/m/Dropbox/Projects/flight_coordination_in_Thyroptera/output/flight_coordination_5_panels.png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ome/m/Dropbox/Projects/flight_coordination_in_Thyroptera/output/flight_coordination_5_panels.pngflight_coordination_5_panels"/>
                    <pic:cNvPicPr>
                      <a:picLocks noChangeAspect="1"/>
                    </pic:cNvPicPr>
                  </pic:nvPicPr>
                  <pic:blipFill>
                    <a:blip r:embed="rId11"/>
                    <a:srcRect/>
                    <a:stretch>
                      <a:fillRect/>
                    </a:stretch>
                  </pic:blipFill>
                  <pic:spPr>
                    <a:xfrm>
                      <a:off x="0" y="0"/>
                      <a:ext cx="5941695" cy="2640330"/>
                    </a:xfrm>
                    <a:prstGeom prst="rect">
                      <a:avLst/>
                    </a:prstGeom>
                  </pic:spPr>
                </pic:pic>
              </a:graphicData>
            </a:graphic>
          </wp:inline>
        </w:drawing>
      </w:r>
    </w:p>
    <w:p w14:paraId="78F0CB48" w14:textId="77777777" w:rsidR="00B77121" w:rsidRDefault="00B77121">
      <w:pPr>
        <w:rPr>
          <w:rFonts w:ascii="Times New Roman" w:eastAsia="Times New Roman" w:hAnsi="Times New Roman" w:cs="Times New Roman"/>
          <w:sz w:val="24"/>
          <w:szCs w:val="24"/>
        </w:rPr>
      </w:pPr>
    </w:p>
    <w:p w14:paraId="48B38B9B" w14:textId="03E98AF3" w:rsidR="00B77121" w:rsidRPr="00D47636" w:rsidRDefault="00821D2D">
      <w:pPr>
        <w:spacing w:before="240" w:after="240"/>
        <w:rPr>
          <w:rFonts w:ascii="Times New Roman" w:eastAsia="Times New Roman" w:hAnsi="Times New Roman" w:cs="Times New Roman"/>
          <w:b/>
          <w:bCs/>
          <w:i/>
          <w:iCs/>
          <w:sz w:val="24"/>
          <w:szCs w:val="24"/>
          <w:lang w:val="en-US"/>
        </w:rPr>
      </w:pPr>
      <w:r w:rsidRPr="00D47636">
        <w:rPr>
          <w:rFonts w:ascii="Times New Roman" w:eastAsia="Times New Roman" w:hAnsi="Times New Roman" w:cs="Times New Roman"/>
          <w:b/>
          <w:bCs/>
          <w:i/>
          <w:iCs/>
          <w:sz w:val="24"/>
          <w:szCs w:val="24"/>
          <w:lang w:val="en-US"/>
        </w:rPr>
        <w:t xml:space="preserve">Fig. 2. </w:t>
      </w:r>
      <w:r w:rsidRPr="00D47636">
        <w:rPr>
          <w:rFonts w:ascii="Times New Roman" w:eastAsia="Times New Roman" w:hAnsi="Times New Roman" w:cs="Times New Roman"/>
          <w:i/>
          <w:iCs/>
          <w:sz w:val="24"/>
          <w:szCs w:val="24"/>
          <w:lang w:val="en-US"/>
        </w:rPr>
        <w:t xml:space="preserve">Raincloud plot showing the jittered pairwise distance among individuals per frame and the associated boxplots (median, interquartile range and overall range) and half violin plots, by group flight type (horizontal axis) and group size (panels). For simplicity, data for groups of six individuals is not shown. The right panel shows aggregated data for all group sizes. Yellow points show the mean pairwise distance per group with their distribution represented by overlaid yellow boxplots. </w:t>
      </w:r>
      <w:commentRangeStart w:id="28"/>
      <w:r w:rsidRPr="00D47636">
        <w:rPr>
          <w:rFonts w:ascii="Times New Roman" w:eastAsia="Times New Roman" w:hAnsi="Times New Roman" w:cs="Times New Roman"/>
          <w:i/>
          <w:iCs/>
          <w:sz w:val="24"/>
          <w:szCs w:val="24"/>
          <w:lang w:val="en-US"/>
        </w:rPr>
        <w:t xml:space="preserve">Brackets </w:t>
      </w:r>
      <w:commentRangeEnd w:id="28"/>
      <w:r w:rsidR="007F48F6">
        <w:rPr>
          <w:rStyle w:val="CommentReference"/>
        </w:rPr>
        <w:commentReference w:id="28"/>
      </w:r>
      <w:r w:rsidRPr="00D47636">
        <w:rPr>
          <w:rFonts w:ascii="Times New Roman" w:eastAsia="Times New Roman" w:hAnsi="Times New Roman" w:cs="Times New Roman"/>
          <w:i/>
          <w:iCs/>
          <w:sz w:val="24"/>
          <w:szCs w:val="24"/>
          <w:lang w:val="en-US"/>
        </w:rPr>
        <w:t xml:space="preserve">above boxplots in the right panel indicate statistically detectable differences with effect size </w:t>
      </w:r>
      <w:del w:id="29" w:author="Goerlitz, Holger" w:date="2026-01-15T19:12:00Z">
        <w:r w:rsidRPr="00D47636" w:rsidDel="006A7114">
          <w:rPr>
            <w:rFonts w:ascii="Times New Roman" w:eastAsia="Times New Roman" w:hAnsi="Times New Roman" w:cs="Times New Roman"/>
            <w:i/>
            <w:iCs/>
            <w:sz w:val="24"/>
            <w:szCs w:val="24"/>
            <w:lang w:val="en-US"/>
          </w:rPr>
          <w:delText xml:space="preserve"> </w:delText>
        </w:r>
      </w:del>
      <w:r w:rsidRPr="00D47636">
        <w:rPr>
          <w:rFonts w:ascii="Times New Roman" w:eastAsia="Times New Roman" w:hAnsi="Times New Roman" w:cs="Times New Roman"/>
          <w:i/>
          <w:iCs/>
          <w:sz w:val="24"/>
          <w:szCs w:val="24"/>
          <w:lang w:val="en-US"/>
        </w:rPr>
        <w:t>and 95% uncertainty intervals (in m). Sample sizes for groups and individuals are shown underneath boxplots.</w:t>
      </w:r>
    </w:p>
    <w:p w14:paraId="2AFF9C4A" w14:textId="77777777" w:rsidR="00B77121" w:rsidRPr="00D47636" w:rsidRDefault="00B77121">
      <w:pPr>
        <w:rPr>
          <w:rFonts w:ascii="Times New Roman" w:eastAsia="Times New Roman" w:hAnsi="Times New Roman" w:cs="Times New Roman"/>
          <w:sz w:val="24"/>
          <w:szCs w:val="24"/>
          <w:lang w:val="en-US"/>
        </w:rPr>
      </w:pPr>
    </w:p>
    <w:p w14:paraId="2B1B9AB3" w14:textId="0F4334D9" w:rsidR="00B77121" w:rsidRDefault="00821D2D">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28</w:t>
      </w:r>
      <w:r>
        <w:rPr>
          <w:rFonts w:ascii="Times New Roman" w:hAnsi="Times New Roman" w:cs="Times New Roman"/>
          <w:sz w:val="24"/>
          <w:lang w:val="en-US"/>
        </w:rPr>
        <w:t xml:space="preserve">, </w:t>
      </w:r>
      <w:r>
        <w:rPr>
          <w:rFonts w:ascii="Times New Roman" w:hAnsi="Times New Roman" w:cs="Times New Roman"/>
          <w:i/>
          <w:iCs/>
          <w:sz w:val="24"/>
          <w:lang w:val="en-US"/>
        </w:rPr>
        <w:t>29</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Groups of Spix’s disc-winged bat face this same challenge on a daily basis, as they require first finding a suitable new leaf in which to roost and then coordinating their entry to reduce the chances of detection by a range of avian and mammalian predators. Placing a furled leaf of </w:t>
      </w:r>
      <w:r>
        <w:rPr>
          <w:rFonts w:ascii="Times New Roman" w:eastAsia="Times New Roman" w:hAnsi="Times New Roman" w:cs="Times New Roman"/>
          <w:i/>
          <w:iCs/>
          <w:sz w:val="24"/>
          <w:szCs w:val="24"/>
          <w:lang w:val="en-GB"/>
        </w:rPr>
        <w:t>Heliconia</w:t>
      </w:r>
      <w:r>
        <w:rPr>
          <w:rFonts w:ascii="Times New Roman" w:eastAsia="Times New Roman" w:hAnsi="Times New Roman" w:cs="Times New Roman"/>
          <w:sz w:val="24"/>
          <w:szCs w:val="24"/>
          <w:lang w:val="en-GB"/>
        </w:rPr>
        <w:t xml:space="preserve"> sp. or </w:t>
      </w:r>
      <w:r>
        <w:rPr>
          <w:rFonts w:ascii="Times New Roman" w:eastAsia="Times New Roman" w:hAnsi="Times New Roman" w:cs="Times New Roman"/>
          <w:i/>
          <w:iCs/>
          <w:sz w:val="24"/>
          <w:szCs w:val="24"/>
          <w:lang w:val="en-GB"/>
        </w:rPr>
        <w:t>Calathea lutea</w:t>
      </w:r>
      <w:r>
        <w:rPr>
          <w:rFonts w:ascii="Times New Roman" w:eastAsia="Times New Roman" w:hAnsi="Times New Roman" w:cs="Times New Roman"/>
          <w:sz w:val="24"/>
          <w:szCs w:val="24"/>
          <w:lang w:val="en-GB"/>
        </w:rPr>
        <w:t xml:space="preserve"> at random positions</w:t>
      </w:r>
      <w:r w:rsidRPr="00D47636">
        <w:rPr>
          <w:rFonts w:ascii="Times New Roman" w:eastAsia="Times New Roman" w:hAnsi="Times New Roman" w:cs="Times New Roman"/>
          <w:sz w:val="24"/>
          <w:szCs w:val="24"/>
          <w:lang w:val="en-US"/>
        </w:rPr>
        <w:t xml:space="preserve"> (Figure 3)</w:t>
      </w:r>
      <w:r>
        <w:rPr>
          <w:rFonts w:ascii="Times New Roman" w:eastAsia="Times New Roman" w:hAnsi="Times New Roman" w:cs="Times New Roman"/>
          <w:sz w:val="24"/>
          <w:szCs w:val="24"/>
          <w:lang w:val="en-GB"/>
        </w:rPr>
        <w:t xml:space="preserve"> within the flight cage </w:t>
      </w:r>
      <w:commentRangeStart w:id="30"/>
      <w:ins w:id="31" w:author="Goerlitz, Holger" w:date="2026-01-16T13:33:00Z">
        <w:r w:rsidR="007F48F6">
          <w:rPr>
            <w:rFonts w:ascii="Times New Roman" w:eastAsia="Times New Roman" w:hAnsi="Times New Roman" w:cs="Times New Roman"/>
            <w:sz w:val="24"/>
            <w:szCs w:val="24"/>
            <w:lang w:val="en-GB"/>
          </w:rPr>
          <w:t>and measuring the time from release into the fl</w:t>
        </w:r>
        <w:r w:rsidR="007F48F6">
          <w:rPr>
            <w:rFonts w:ascii="Times New Roman" w:eastAsia="Times New Roman" w:hAnsi="Times New Roman" w:cs="Times New Roman"/>
            <w:sz w:val="24"/>
            <w:szCs w:val="24"/>
            <w:lang w:val="en-GB"/>
          </w:rPr>
          <w:t>ight cage until enterin</w:t>
        </w:r>
      </w:ins>
      <w:ins w:id="32" w:author="Goerlitz, Holger" w:date="2026-01-16T13:34:00Z">
        <w:r w:rsidR="007F48F6">
          <w:rPr>
            <w:rFonts w:ascii="Times New Roman" w:eastAsia="Times New Roman" w:hAnsi="Times New Roman" w:cs="Times New Roman"/>
            <w:sz w:val="24"/>
            <w:szCs w:val="24"/>
            <w:lang w:val="en-GB"/>
          </w:rPr>
          <w:t>g the leaf</w:t>
        </w:r>
        <w:commentRangeEnd w:id="30"/>
        <w:r w:rsidR="00DC55F1">
          <w:rPr>
            <w:rStyle w:val="CommentReference"/>
          </w:rPr>
          <w:commentReference w:id="30"/>
        </w:r>
        <w:r w:rsidR="007F48F6">
          <w:rPr>
            <w:rFonts w:ascii="Times New Roman" w:eastAsia="Times New Roman" w:hAnsi="Times New Roman" w:cs="Times New Roman"/>
            <w:sz w:val="24"/>
            <w:szCs w:val="24"/>
            <w:lang w:val="en-GB"/>
          </w:rPr>
          <w:t xml:space="preserve"> </w:t>
        </w:r>
      </w:ins>
      <w:r>
        <w:rPr>
          <w:rFonts w:ascii="Times New Roman" w:eastAsia="Times New Roman" w:hAnsi="Times New Roman" w:cs="Times New Roman"/>
          <w:sz w:val="24"/>
          <w:szCs w:val="24"/>
          <w:lang w:val="en-GB"/>
        </w:rPr>
        <w:t>confirmed that natural (familiar) groups were substantially more synchronised</w:t>
      </w:r>
      <w:ins w:id="33" w:author="Goerlitz, Holger" w:date="2026-01-16T13:24:00Z">
        <w:r w:rsidR="007F48F6">
          <w:rPr>
            <w:rFonts w:ascii="Times New Roman" w:eastAsia="Times New Roman" w:hAnsi="Times New Roman" w:cs="Times New Roman"/>
            <w:sz w:val="24"/>
            <w:szCs w:val="24"/>
            <w:lang w:val="en-GB"/>
          </w:rPr>
          <w:t xml:space="preserve"> </w:t>
        </w:r>
      </w:ins>
      <w:r>
        <w:rPr>
          <w:rFonts w:ascii="Times New Roman" w:eastAsia="Times New Roman" w:hAnsi="Times New Roman" w:cs="Times New Roman"/>
          <w:sz w:val="24"/>
          <w:szCs w:val="24"/>
          <w:lang w:val="en-GB"/>
        </w:rPr>
        <w:t>—</w:t>
      </w:r>
      <w:ins w:id="34" w:author="Goerlitz, Holger" w:date="2026-01-16T13:24:00Z">
        <w:r w:rsidR="007F48F6">
          <w:rPr>
            <w:rFonts w:ascii="Times New Roman" w:eastAsia="Times New Roman" w:hAnsi="Times New Roman" w:cs="Times New Roman"/>
            <w:sz w:val="24"/>
            <w:szCs w:val="24"/>
            <w:lang w:val="en-GB"/>
          </w:rPr>
          <w:t xml:space="preserve"> i.e., </w:t>
        </w:r>
      </w:ins>
      <w:r>
        <w:rPr>
          <w:rFonts w:ascii="Times New Roman" w:eastAsia="Times New Roman" w:hAnsi="Times New Roman" w:cs="Times New Roman"/>
          <w:sz w:val="24"/>
          <w:szCs w:val="24"/>
          <w:lang w:val="en-GB"/>
        </w:rPr>
        <w:t xml:space="preserve">had </w:t>
      </w:r>
      <w:r w:rsidRPr="00D47636">
        <w:rPr>
          <w:rFonts w:ascii="Times New Roman" w:eastAsia="Times New Roman" w:hAnsi="Times New Roman" w:cs="Times New Roman"/>
          <w:sz w:val="24"/>
          <w:szCs w:val="24"/>
          <w:lang w:val="en-US"/>
        </w:rPr>
        <w:t>shorter</w:t>
      </w:r>
      <w:r>
        <w:rPr>
          <w:rFonts w:ascii="Times New Roman" w:eastAsia="Times New Roman" w:hAnsi="Times New Roman" w:cs="Times New Roman"/>
          <w:sz w:val="24"/>
          <w:szCs w:val="24"/>
          <w:lang w:val="en-GB"/>
        </w:rPr>
        <w:t xml:space="preserve"> intervals between bats entering the leaf</w:t>
      </w:r>
      <w:ins w:id="35" w:author="Goerlitz, Holger" w:date="2026-01-16T13:24:00Z">
        <w:r w:rsidR="007F48F6">
          <w:rPr>
            <w:rFonts w:ascii="Times New Roman" w:eastAsia="Times New Roman" w:hAnsi="Times New Roman" w:cs="Times New Roman"/>
            <w:sz w:val="24"/>
            <w:szCs w:val="24"/>
            <w:lang w:val="en-GB"/>
          </w:rPr>
          <w:t xml:space="preserve"> </w:t>
        </w:r>
      </w:ins>
      <w:r>
        <w:rPr>
          <w:rFonts w:ascii="Times New Roman" w:eastAsia="Times New Roman" w:hAnsi="Times New Roman" w:cs="Times New Roman"/>
          <w:sz w:val="24"/>
          <w:szCs w:val="24"/>
          <w:lang w:val="en-GB"/>
        </w:rPr>
        <w:t>—</w:t>
      </w:r>
      <w:ins w:id="36" w:author="Goerlitz, Holger" w:date="2026-01-16T13:24:00Z">
        <w:r w:rsidR="007F48F6">
          <w:rPr>
            <w:rFonts w:ascii="Times New Roman" w:eastAsia="Times New Roman" w:hAnsi="Times New Roman" w:cs="Times New Roman"/>
            <w:sz w:val="24"/>
            <w:szCs w:val="24"/>
            <w:lang w:val="en-GB"/>
          </w:rPr>
          <w:t xml:space="preserve"> </w:t>
        </w:r>
      </w:ins>
      <w:r>
        <w:rPr>
          <w:rFonts w:ascii="Times New Roman" w:eastAsia="Times New Roman" w:hAnsi="Times New Roman" w:cs="Times New Roman"/>
          <w:sz w:val="24"/>
          <w:szCs w:val="24"/>
          <w:lang w:val="en-GB"/>
        </w:rPr>
        <w:t>than artificial (unfamiliar) groups (</w:t>
      </w:r>
      <w:commentRangeStart w:id="37"/>
      <w:commentRangeStart w:id="38"/>
      <w:r>
        <w:rPr>
          <w:rFonts w:ascii="Times New Roman" w:eastAsia="Times New Roman" w:hAnsi="Times New Roman" w:cs="Times New Roman"/>
          <w:sz w:val="24"/>
          <w:szCs w:val="24"/>
          <w:lang w:val="en-GB"/>
        </w:rPr>
        <w:t xml:space="preserve">Figure </w:t>
      </w:r>
      <w:commentRangeEnd w:id="37"/>
      <w:r>
        <w:rPr>
          <w:rStyle w:val="CommentReference"/>
        </w:rPr>
        <w:commentReference w:id="37"/>
      </w:r>
      <w:commentRangeEnd w:id="38"/>
      <w:r>
        <w:commentReference w:id="38"/>
      </w:r>
      <w:r w:rsidRPr="00D47636">
        <w:rPr>
          <w:rFonts w:ascii="Times New Roman" w:eastAsia="Times New Roman" w:hAnsi="Times New Roman" w:cs="Times New Roman"/>
          <w:sz w:val="24"/>
          <w:szCs w:val="24"/>
          <w:lang w:val="en-US"/>
        </w:rPr>
        <w:t>4</w:t>
      </w:r>
      <w:r>
        <w:rPr>
          <w:rFonts w:ascii="Times New Roman" w:eastAsia="Times New Roman" w:hAnsi="Times New Roman" w:cs="Times New Roman"/>
          <w:sz w:val="24"/>
          <w:szCs w:val="24"/>
          <w:lang w:val="en-GB"/>
        </w:rPr>
        <w:t xml:space="preserve">). </w:t>
      </w:r>
      <w:commentRangeStart w:id="39"/>
      <w:r>
        <w:rPr>
          <w:rFonts w:ascii="Times New Roman" w:eastAsia="Times New Roman" w:hAnsi="Times New Roman" w:cs="Times New Roman"/>
          <w:sz w:val="24"/>
          <w:szCs w:val="24"/>
          <w:lang w:val="en-GB"/>
        </w:rPr>
        <w:t xml:space="preserve">We also created simulated groups </w:t>
      </w:r>
      <w:commentRangeEnd w:id="39"/>
      <w:r w:rsidR="00DC55F1">
        <w:rPr>
          <w:rStyle w:val="CommentReference"/>
        </w:rPr>
        <w:commentReference w:id="39"/>
      </w:r>
      <w:r>
        <w:rPr>
          <w:rFonts w:ascii="Times New Roman" w:eastAsia="Times New Roman" w:hAnsi="Times New Roman" w:cs="Times New Roman"/>
          <w:sz w:val="24"/>
          <w:szCs w:val="24"/>
          <w:lang w:val="en-GB"/>
        </w:rPr>
        <w:t xml:space="preserve">by combining the entry times of solitary bats finding and entering the </w:t>
      </w:r>
      <w:del w:id="40" w:author="Goerlitz, Holger" w:date="2026-01-16T13:35:00Z">
        <w:r w:rsidDel="00DC55F1">
          <w:rPr>
            <w:rFonts w:ascii="Times New Roman" w:eastAsia="Times New Roman" w:hAnsi="Times New Roman" w:cs="Times New Roman"/>
            <w:sz w:val="24"/>
            <w:szCs w:val="24"/>
            <w:lang w:val="en-GB"/>
          </w:rPr>
          <w:delText xml:space="preserve">roost </w:delText>
        </w:r>
      </w:del>
      <w:ins w:id="41" w:author="Goerlitz, Holger" w:date="2026-01-16T13:35:00Z">
        <w:r w:rsidR="00DC55F1">
          <w:rPr>
            <w:rFonts w:ascii="Times New Roman" w:eastAsia="Times New Roman" w:hAnsi="Times New Roman" w:cs="Times New Roman"/>
            <w:sz w:val="24"/>
            <w:szCs w:val="24"/>
            <w:lang w:val="en-GB"/>
          </w:rPr>
          <w:t>leaf</w:t>
        </w:r>
        <w:r w:rsidR="00DC55F1">
          <w:rPr>
            <w:rFonts w:ascii="Times New Roman" w:eastAsia="Times New Roman" w:hAnsi="Times New Roman" w:cs="Times New Roman"/>
            <w:sz w:val="24"/>
            <w:szCs w:val="24"/>
            <w:lang w:val="en-GB"/>
          </w:rPr>
          <w:t xml:space="preserve"> </w:t>
        </w:r>
      </w:ins>
      <w:r w:rsidRPr="00D47636">
        <w:rPr>
          <w:rFonts w:ascii="Times New Roman" w:eastAsia="Times New Roman" w:hAnsi="Times New Roman" w:cs="Times New Roman"/>
          <w:sz w:val="24"/>
          <w:szCs w:val="24"/>
          <w:lang w:val="en-US"/>
        </w:rPr>
        <w:t xml:space="preserve">(Figure 3c) </w:t>
      </w:r>
      <w:r>
        <w:rPr>
          <w:rFonts w:ascii="Times New Roman" w:eastAsia="Times New Roman" w:hAnsi="Times New Roman" w:cs="Times New Roman"/>
          <w:sz w:val="24"/>
          <w:szCs w:val="24"/>
          <w:lang w:val="en-GB"/>
        </w:rPr>
        <w:t>to gain an insight into the size of the effect of familiarity relative to the benefits from grouping alone. We found that familiarity</w:t>
      </w:r>
      <w:r>
        <w:rPr>
          <w:rFonts w:ascii="Times New Roman" w:eastAsia="Times New Roman" w:hAnsi="Times New Roman" w:cs="Times New Roman"/>
          <w:sz w:val="24"/>
          <w:szCs w:val="24"/>
          <w:lang w:val="en-US"/>
        </w:rPr>
        <w:t xml:space="preserve"> </w:t>
      </w:r>
      <w:r w:rsidRPr="00D47636">
        <w:rPr>
          <w:rFonts w:ascii="Times New Roman" w:eastAsia="Times New Roman" w:hAnsi="Times New Roman" w:cs="Times New Roman"/>
          <w:sz w:val="24"/>
          <w:szCs w:val="24"/>
          <w:lang w:val="en-US"/>
        </w:rPr>
        <w:t xml:space="preserve">reduced the time between successive entries </w:t>
      </w:r>
      <w:commentRangeStart w:id="42"/>
      <w:del w:id="43" w:author="Goerlitz, Holger" w:date="2026-01-15T19:22:00Z">
        <w:r w:rsidRPr="00D47636" w:rsidDel="005376DC">
          <w:rPr>
            <w:rFonts w:ascii="Times New Roman" w:eastAsia="Times New Roman" w:hAnsi="Times New Roman" w:cs="Times New Roman"/>
            <w:sz w:val="24"/>
            <w:szCs w:val="24"/>
            <w:lang w:val="en-US"/>
          </w:rPr>
          <w:delText xml:space="preserve">by </w:delText>
        </w:r>
      </w:del>
      <w:ins w:id="44" w:author="Goerlitz, Holger" w:date="2026-01-15T19:22:00Z">
        <w:r w:rsidR="005376DC">
          <w:rPr>
            <w:rFonts w:ascii="Times New Roman" w:eastAsia="Times New Roman" w:hAnsi="Times New Roman" w:cs="Times New Roman"/>
            <w:sz w:val="24"/>
            <w:szCs w:val="24"/>
            <w:lang w:val="en-US"/>
          </w:rPr>
          <w:t>to</w:t>
        </w:r>
        <w:r w:rsidR="005376DC" w:rsidRPr="00D47636">
          <w:rPr>
            <w:rFonts w:ascii="Times New Roman" w:eastAsia="Times New Roman" w:hAnsi="Times New Roman" w:cs="Times New Roman"/>
            <w:sz w:val="24"/>
            <w:szCs w:val="24"/>
            <w:lang w:val="en-US"/>
          </w:rPr>
          <w:t xml:space="preserve"> </w:t>
        </w:r>
      </w:ins>
      <w:r w:rsidRPr="00D47636">
        <w:rPr>
          <w:rFonts w:ascii="Times New Roman" w:eastAsia="Times New Roman" w:hAnsi="Times New Roman" w:cs="Times New Roman"/>
          <w:sz w:val="24"/>
          <w:szCs w:val="24"/>
          <w:lang w:val="en-US"/>
        </w:rPr>
        <w:t xml:space="preserve">approximately </w:t>
      </w:r>
      <w:del w:id="45" w:author="Goerlitz, Holger" w:date="2026-01-15T19:22:00Z">
        <w:r w:rsidRPr="00D47636" w:rsidDel="005376DC">
          <w:rPr>
            <w:rFonts w:ascii="Times New Roman" w:eastAsia="Times New Roman" w:hAnsi="Times New Roman" w:cs="Times New Roman"/>
            <w:sz w:val="24"/>
            <w:szCs w:val="24"/>
            <w:lang w:val="en-US"/>
          </w:rPr>
          <w:delText>fourfold</w:delText>
        </w:r>
        <w:r w:rsidDel="005376DC">
          <w:rPr>
            <w:rFonts w:ascii="Times New Roman" w:eastAsia="Times New Roman" w:hAnsi="Times New Roman" w:cs="Times New Roman"/>
            <w:sz w:val="24"/>
            <w:szCs w:val="24"/>
            <w:lang w:val="en-US"/>
          </w:rPr>
          <w:delText xml:space="preserve"> </w:delText>
        </w:r>
      </w:del>
      <w:ins w:id="46" w:author="Goerlitz, Holger" w:date="2026-01-15T19:22:00Z">
        <w:r w:rsidR="005376DC">
          <w:rPr>
            <w:rFonts w:ascii="Times New Roman" w:eastAsia="Times New Roman" w:hAnsi="Times New Roman" w:cs="Times New Roman"/>
            <w:sz w:val="24"/>
            <w:szCs w:val="24"/>
            <w:lang w:val="en-US"/>
          </w:rPr>
          <w:t xml:space="preserve">one quarter </w:t>
        </w:r>
      </w:ins>
      <w:commentRangeEnd w:id="42"/>
      <w:ins w:id="47" w:author="Goerlitz, Holger" w:date="2026-01-15T19:25:00Z">
        <w:r w:rsidR="005376DC">
          <w:rPr>
            <w:rStyle w:val="CommentReference"/>
          </w:rPr>
          <w:commentReference w:id="42"/>
        </w:r>
      </w:ins>
      <w:r>
        <w:rPr>
          <w:rFonts w:ascii="Times New Roman" w:eastAsia="Times New Roman" w:hAnsi="Times New Roman" w:cs="Times New Roman"/>
          <w:sz w:val="24"/>
          <w:szCs w:val="24"/>
          <w:lang w:val="en-GB"/>
        </w:rPr>
        <w:t>compared to these simulated groups (</w:t>
      </w:r>
      <w:r>
        <w:rPr>
          <w:rFonts w:ascii="Times New Roman" w:eastAsia="Times New Roman" w:hAnsi="Times New Roman" w:cs="Times New Roman"/>
          <w:sz w:val="24"/>
          <w:szCs w:val="24"/>
          <w:lang w:val="en-US"/>
        </w:rPr>
        <w:t xml:space="preserve">12.4 s </w:t>
      </w:r>
      <w:r>
        <w:rPr>
          <w:rFonts w:ascii="Times New Roman" w:eastAsia="Times New Roman" w:hAnsi="Times New Roman" w:cs="Times New Roman"/>
          <w:sz w:val="24"/>
          <w:szCs w:val="24"/>
          <w:lang w:val="en-GB"/>
        </w:rPr>
        <w:t xml:space="preserve">vs </w:t>
      </w:r>
      <w:r>
        <w:rPr>
          <w:rFonts w:ascii="Times New Roman" w:eastAsia="Times New Roman" w:hAnsi="Times New Roman" w:cs="Times New Roman"/>
          <w:sz w:val="24"/>
          <w:szCs w:val="24"/>
          <w:lang w:val="en-US"/>
        </w:rPr>
        <w:t>54.3 s</w:t>
      </w:r>
      <w:r w:rsidRPr="00D47636">
        <w:rPr>
          <w:rFonts w:ascii="Times New Roman" w:eastAsia="Times New Roman" w:hAnsi="Times New Roman" w:cs="Times New Roman"/>
          <w:sz w:val="24"/>
          <w:szCs w:val="24"/>
          <w:lang w:val="en-US"/>
        </w:rPr>
        <w:t>, Figure 4</w:t>
      </w:r>
      <w:r>
        <w:rPr>
          <w:rFonts w:ascii="Times New Roman" w:eastAsia="Times New Roman" w:hAnsi="Times New Roman" w:cs="Times New Roman"/>
          <w:sz w:val="24"/>
          <w:szCs w:val="24"/>
          <w:lang w:val="en-GB"/>
        </w:rPr>
        <w:t xml:space="preserve">). This confirms that coordination in this collective task is substantially </w:t>
      </w:r>
      <w:del w:id="48" w:author="Damien Farine" w:date="2026-01-14T12:35:00Z">
        <w:r w:rsidDel="00BC3F65">
          <w:rPr>
            <w:rFonts w:ascii="Times New Roman" w:eastAsia="Times New Roman" w:hAnsi="Times New Roman" w:cs="Times New Roman"/>
            <w:sz w:val="24"/>
            <w:szCs w:val="24"/>
            <w:lang w:val="en-GB"/>
          </w:rPr>
          <w:delText>more efficient</w:delText>
        </w:r>
      </w:del>
      <w:ins w:id="49" w:author="Damien Farine" w:date="2026-01-14T12:35:00Z">
        <w:r w:rsidR="00BC3F65">
          <w:rPr>
            <w:rFonts w:ascii="Times New Roman" w:eastAsia="Times New Roman" w:hAnsi="Times New Roman" w:cs="Times New Roman"/>
            <w:sz w:val="24"/>
            <w:szCs w:val="24"/>
            <w:lang w:val="en-GB"/>
          </w:rPr>
          <w:t>greater</w:t>
        </w:r>
      </w:ins>
      <w:r>
        <w:rPr>
          <w:rFonts w:ascii="Times New Roman" w:eastAsia="Times New Roman" w:hAnsi="Times New Roman" w:cs="Times New Roman"/>
          <w:sz w:val="24"/>
          <w:szCs w:val="24"/>
          <w:lang w:val="en-GB"/>
        </w:rPr>
        <w:t xml:space="preserve"> when bats are familiar rather than unfamiliar.</w:t>
      </w:r>
    </w:p>
    <w:p w14:paraId="3F965DBD" w14:textId="77777777" w:rsidR="00B77121" w:rsidRDefault="00B77121">
      <w:pPr>
        <w:rPr>
          <w:rFonts w:ascii="Times New Roman" w:eastAsia="Times New Roman" w:hAnsi="Times New Roman" w:cs="Times New Roman"/>
          <w:sz w:val="24"/>
          <w:szCs w:val="24"/>
          <w:lang w:val="en-GB"/>
        </w:rPr>
      </w:pPr>
    </w:p>
    <w:p w14:paraId="0696F9D9" w14:textId="77777777" w:rsidR="00B77121" w:rsidRDefault="00821D2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7954B698" wp14:editId="1DAD24F0">
            <wp:extent cx="5222175" cy="2933700"/>
            <wp:effectExtent l="0" t="0" r="0" b="0"/>
            <wp:docPr id="7" name="Picture 7" descr="/home/m/Dropbox/Projects/flight_coordination_in_Thyroptera/output/entry_synchrony_diagram.pngentry_synchron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ome/m/Dropbox/Projects/flight_coordination_in_Thyroptera/output/entry_synchrony_diagram.pngentry_synchrony_diagram"/>
                    <pic:cNvPicPr>
                      <a:picLocks noChangeAspect="1"/>
                    </pic:cNvPicPr>
                  </pic:nvPicPr>
                  <pic:blipFill>
                    <a:blip r:embed="rId12"/>
                    <a:srcRect t="11196" b="18566"/>
                    <a:stretch>
                      <a:fillRect/>
                    </a:stretch>
                  </pic:blipFill>
                  <pic:spPr>
                    <a:xfrm>
                      <a:off x="0" y="0"/>
                      <a:ext cx="5229989" cy="2938090"/>
                    </a:xfrm>
                    <a:prstGeom prst="rect">
                      <a:avLst/>
                    </a:prstGeom>
                  </pic:spPr>
                </pic:pic>
              </a:graphicData>
            </a:graphic>
          </wp:inline>
        </w:drawing>
      </w:r>
    </w:p>
    <w:p w14:paraId="68FBB9AB" w14:textId="77777777" w:rsidR="00B77121" w:rsidRPr="00D47636" w:rsidRDefault="00821D2D">
      <w:pPr>
        <w:rPr>
          <w:rFonts w:ascii="Times New Roman" w:eastAsia="Times New Roman" w:hAnsi="Times New Roman" w:cs="Times New Roman"/>
          <w:sz w:val="24"/>
          <w:szCs w:val="24"/>
          <w:lang w:val="en-US"/>
        </w:rPr>
      </w:pPr>
      <w:r w:rsidRPr="00D47636">
        <w:rPr>
          <w:rFonts w:ascii="Times New Roman" w:eastAsia="Times New Roman" w:hAnsi="Times New Roman" w:cs="Times New Roman"/>
          <w:b/>
          <w:bCs/>
          <w:sz w:val="24"/>
          <w:szCs w:val="24"/>
          <w:lang w:val="en-US"/>
        </w:rPr>
        <w:t>Fig. 3.</w:t>
      </w:r>
      <w:r w:rsidRPr="00D47636">
        <w:rPr>
          <w:rFonts w:ascii="Times New Roman" w:eastAsia="Times New Roman" w:hAnsi="Times New Roman" w:cs="Times New Roman"/>
          <w:i/>
          <w:iCs/>
          <w:sz w:val="24"/>
          <w:szCs w:val="24"/>
          <w:lang w:val="en-US"/>
        </w:rPr>
        <w:t xml:space="preserve"> Scheme of the experimental design to assess roost entry synchrony.  Synchronization was quantified as the time lapse between successive individuals when entering the roost. Artificial groups (b) were composed by individuals from different natural groups (a) while simulated groups (c) were digitally created by combining entry times </w:t>
      </w:r>
      <w:commentRangeStart w:id="50"/>
      <w:r w:rsidRPr="00D47636">
        <w:rPr>
          <w:rFonts w:ascii="Times New Roman" w:eastAsia="Times New Roman" w:hAnsi="Times New Roman" w:cs="Times New Roman"/>
          <w:i/>
          <w:iCs/>
          <w:sz w:val="24"/>
          <w:szCs w:val="24"/>
          <w:lang w:val="en-US"/>
        </w:rPr>
        <w:t>from single individual trials</w:t>
      </w:r>
      <w:commentRangeEnd w:id="50"/>
      <w:r w:rsidR="00787B47">
        <w:rPr>
          <w:rStyle w:val="CommentReference"/>
        </w:rPr>
        <w:commentReference w:id="50"/>
      </w:r>
      <w:r w:rsidRPr="00D47636">
        <w:rPr>
          <w:rFonts w:ascii="Times New Roman" w:eastAsia="Times New Roman" w:hAnsi="Times New Roman" w:cs="Times New Roman"/>
          <w:i/>
          <w:iCs/>
          <w:sz w:val="24"/>
          <w:szCs w:val="24"/>
          <w:lang w:val="en-US"/>
        </w:rPr>
        <w:t xml:space="preserve">. </w:t>
      </w:r>
    </w:p>
    <w:p w14:paraId="1C0ECC09" w14:textId="77777777" w:rsidR="00B77121" w:rsidRPr="00D47636" w:rsidRDefault="00B77121">
      <w:pPr>
        <w:rPr>
          <w:rFonts w:ascii="Times New Roman" w:eastAsia="Times New Roman" w:hAnsi="Times New Roman" w:cs="Times New Roman"/>
          <w:sz w:val="24"/>
          <w:szCs w:val="24"/>
          <w:lang w:val="en-US"/>
        </w:rPr>
      </w:pPr>
    </w:p>
    <w:p w14:paraId="2ECA079A" w14:textId="166ED359" w:rsidR="00B77121" w:rsidRDefault="00821D2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5E59340D" wp14:editId="0E28F9AD">
            <wp:extent cx="3309064" cy="2573867"/>
            <wp:effectExtent l="0" t="0" r="5715" b="0"/>
            <wp:docPr id="8" name="Picture 8" descr="/home/m/Dropbox/Projects/flight_coordination_in_Thyroptera/output/roost_entry_coordination_1_panel.pngroost_entry_coordination_1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ome/m/Dropbox/Projects/flight_coordination_in_Thyroptera/output/roost_entry_coordination_1_panel.pngroost_entry_coordination_1_panel"/>
                    <pic:cNvPicPr>
                      <a:picLocks noChangeAspect="1"/>
                    </pic:cNvPicPr>
                  </pic:nvPicPr>
                  <pic:blipFill>
                    <a:blip r:embed="rId13"/>
                    <a:srcRect/>
                    <a:stretch>
                      <a:fillRect/>
                    </a:stretch>
                  </pic:blipFill>
                  <pic:spPr>
                    <a:xfrm>
                      <a:off x="0" y="0"/>
                      <a:ext cx="3324102" cy="2585564"/>
                    </a:xfrm>
                    <a:prstGeom prst="rect">
                      <a:avLst/>
                    </a:prstGeom>
                  </pic:spPr>
                </pic:pic>
              </a:graphicData>
            </a:graphic>
          </wp:inline>
        </w:drawing>
      </w:r>
    </w:p>
    <w:p w14:paraId="17926528" w14:textId="77777777" w:rsidR="00B77121" w:rsidRPr="00D47636" w:rsidRDefault="00821D2D">
      <w:pPr>
        <w:spacing w:before="240" w:after="240"/>
        <w:rPr>
          <w:rFonts w:ascii="Times New Roman" w:eastAsia="Times New Roman" w:hAnsi="Times New Roman" w:cs="Times New Roman"/>
          <w:sz w:val="24"/>
          <w:szCs w:val="24"/>
          <w:lang w:val="en-US"/>
        </w:rPr>
      </w:pPr>
      <w:commentRangeStart w:id="51"/>
      <w:commentRangeStart w:id="52"/>
      <w:r w:rsidRPr="00D47636">
        <w:rPr>
          <w:rFonts w:ascii="Times New Roman" w:eastAsia="Times New Roman" w:hAnsi="Times New Roman" w:cs="Times New Roman"/>
          <w:b/>
          <w:bCs/>
          <w:i/>
          <w:iCs/>
          <w:sz w:val="24"/>
          <w:szCs w:val="24"/>
          <w:lang w:val="en-US"/>
        </w:rPr>
        <w:t>Fig</w:t>
      </w:r>
      <w:commentRangeEnd w:id="51"/>
      <w:r w:rsidR="00BC3F65">
        <w:rPr>
          <w:rStyle w:val="CommentReference"/>
        </w:rPr>
        <w:commentReference w:id="51"/>
      </w:r>
      <w:commentRangeEnd w:id="52"/>
      <w:r w:rsidR="00DC55F1">
        <w:rPr>
          <w:rStyle w:val="CommentReference"/>
        </w:rPr>
        <w:commentReference w:id="52"/>
      </w:r>
      <w:r w:rsidRPr="00D47636">
        <w:rPr>
          <w:rFonts w:ascii="Times New Roman" w:eastAsia="Times New Roman" w:hAnsi="Times New Roman" w:cs="Times New Roman"/>
          <w:b/>
          <w:bCs/>
          <w:i/>
          <w:iCs/>
          <w:sz w:val="24"/>
          <w:szCs w:val="24"/>
          <w:lang w:val="en-US"/>
        </w:rPr>
        <w:t xml:space="preserve">. 4. </w:t>
      </w:r>
      <w:r w:rsidRPr="00D47636">
        <w:rPr>
          <w:rFonts w:ascii="Times New Roman" w:eastAsia="Times New Roman" w:hAnsi="Times New Roman" w:cs="Times New Roman"/>
          <w:i/>
          <w:iCs/>
          <w:sz w:val="24"/>
          <w:szCs w:val="24"/>
          <w:lang w:val="en-US"/>
        </w:rPr>
        <w:t xml:space="preserve">Raincloud plots showing the time difference (s) between successive individuals entering a roost.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with effect sizes and 95% uncertainty intervals expressed as percentage </w:t>
      </w:r>
      <w:commentRangeStart w:id="53"/>
      <w:r w:rsidRPr="00D47636">
        <w:rPr>
          <w:rFonts w:ascii="Times New Roman" w:eastAsia="Times New Roman" w:hAnsi="Times New Roman" w:cs="Times New Roman"/>
          <w:i/>
          <w:iCs/>
          <w:sz w:val="24"/>
          <w:szCs w:val="24"/>
          <w:lang w:val="en-US"/>
        </w:rPr>
        <w:lastRenderedPageBreak/>
        <w:t xml:space="preserve">reductions </w:t>
      </w:r>
      <w:commentRangeEnd w:id="53"/>
      <w:r w:rsidR="005376DC">
        <w:rPr>
          <w:rStyle w:val="CommentReference"/>
        </w:rPr>
        <w:commentReference w:id="53"/>
      </w:r>
      <w:r w:rsidRPr="00D47636">
        <w:rPr>
          <w:rFonts w:ascii="Times New Roman" w:eastAsia="Times New Roman" w:hAnsi="Times New Roman" w:cs="Times New Roman"/>
          <w:i/>
          <w:iCs/>
          <w:sz w:val="24"/>
          <w:szCs w:val="24"/>
          <w:lang w:val="en-US"/>
        </w:rPr>
        <w:t>in the time between successive entries. Sample sizes for groups and individuals are shown below each boxplot.</w:t>
      </w:r>
    </w:p>
    <w:p w14:paraId="663F6A93" w14:textId="77777777" w:rsidR="00B77121" w:rsidRPr="00D47636" w:rsidRDefault="00B77121">
      <w:pPr>
        <w:rPr>
          <w:rFonts w:ascii="Times New Roman" w:eastAsia="Times New Roman" w:hAnsi="Times New Roman" w:cs="Times New Roman"/>
          <w:sz w:val="24"/>
          <w:szCs w:val="24"/>
          <w:lang w:val="en-US"/>
        </w:rPr>
      </w:pPr>
    </w:p>
    <w:p w14:paraId="29E86857" w14:textId="087A422F" w:rsidR="00B77121" w:rsidRDefault="00821D2D">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ascii="Times New Roman" w:eastAsia="Times New Roman" w:hAnsi="Times New Roman" w:cs="Times New Roman"/>
          <w:sz w:val="24"/>
          <w:szCs w:val="24"/>
          <w:highlight w:val="yellow"/>
          <w:lang w:val="en-GB"/>
        </w:rPr>
        <w:fldChar w:fldCharType="begin"/>
      </w:r>
      <w:r>
        <w:rPr>
          <w:rFonts w:ascii="Times New Roman" w:eastAsia="Times New Roman" w:hAnsi="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ascii="Times New Roman" w:eastAsia="Times New Roman" w:hAnsi="Times New Roman" w:cs="Times New Roman"/>
          <w:sz w:val="24"/>
          <w:szCs w:val="24"/>
          <w:highlight w:val="yellow"/>
          <w:lang w:val="en-GB"/>
        </w:rPr>
        <w:fldChar w:fldCharType="separate"/>
      </w:r>
      <w:r>
        <w:rPr>
          <w:rFonts w:ascii="Times New Roman" w:hAnsi="Times New Roman" w:cs="Times New Roman"/>
          <w:sz w:val="24"/>
        </w:rPr>
        <w:t>(</w:t>
      </w:r>
      <w:r>
        <w:rPr>
          <w:rFonts w:ascii="Times New Roman" w:hAnsi="Times New Roman" w:cs="Times New Roman"/>
          <w:i/>
          <w:iCs/>
          <w:sz w:val="24"/>
        </w:rPr>
        <w:t>13</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 xml:space="preserve">, </w:t>
      </w:r>
      <w:r>
        <w:rPr>
          <w:rFonts w:ascii="Times New Roman" w:hAnsi="Times New Roman" w:cs="Times New Roman"/>
          <w:i/>
          <w:iCs/>
          <w:sz w:val="24"/>
        </w:rPr>
        <w:t>31</w:t>
      </w:r>
      <w:r>
        <w:rPr>
          <w:rFonts w:ascii="Times New Roman" w:hAnsi="Times New Roman" w:cs="Times New Roman"/>
          <w:sz w:val="24"/>
        </w:rPr>
        <w:t>)</w:t>
      </w:r>
      <w:r>
        <w:rPr>
          <w:rFonts w:ascii="Times New Roman" w:eastAsia="Times New Roman" w:hAnsi="Times New Roman" w:cs="Times New Roman"/>
          <w:sz w:val="24"/>
          <w:szCs w:val="24"/>
          <w:highlight w:val="yellow"/>
          <w:lang w:val="en-GB"/>
        </w:rPr>
        <w:fldChar w:fldCharType="end"/>
      </w:r>
      <w:r>
        <w:rPr>
          <w:rFonts w:ascii="Times New Roman" w:eastAsia="Times New Roman" w:hAnsi="Times New Roman" w:cs="Times New Roman"/>
          <w:sz w:val="24"/>
          <w:szCs w:val="24"/>
          <w:lang w:val="en-GB"/>
        </w:rPr>
        <w:t xml:space="preserve"> and has been linked to increased familiarity </w:t>
      </w:r>
      <w:r>
        <w:rPr>
          <w:rFonts w:ascii="Times New Roman" w:eastAsia="Times New Roman" w:hAnsi="Times New Roman" w:cs="Times New Roman"/>
          <w:sz w:val="24"/>
          <w:szCs w:val="24"/>
          <w:highlight w:val="yellow"/>
          <w:lang w:val="en-GB"/>
        </w:rPr>
        <w:fldChar w:fldCharType="begin"/>
      </w:r>
      <w:r>
        <w:rPr>
          <w:rFonts w:ascii="Times New Roman" w:eastAsia="Times New Roman" w:hAnsi="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eastAsia="Times New Roman" w:hAnsi="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eastAsia="Times New Roman" w:hAnsi="Times New Roman" w:cs="Times New Roman"/>
          <w:sz w:val="24"/>
          <w:szCs w:val="24"/>
          <w:highlight w:val="yellow"/>
          <w:lang w:val="en-GB"/>
        </w:rPr>
        <w:fldChar w:fldCharType="end"/>
      </w:r>
      <w:r>
        <w:rPr>
          <w:rFonts w:ascii="Times New Roman" w:eastAsia="Times New Roman" w:hAnsi="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ascii="Times New Roman" w:eastAsia="Times New Roman" w:hAnsi="Times New Roman" w:cs="Times New Roman"/>
          <w:sz w:val="24"/>
          <w:szCs w:val="24"/>
          <w:highlight w:val="yellow"/>
          <w:lang w:val="en-GB"/>
        </w:rPr>
        <w:fldChar w:fldCharType="begin"/>
      </w:r>
      <w:r>
        <w:rPr>
          <w:rFonts w:ascii="Times New Roman" w:eastAsia="Times New Roman" w:hAnsi="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ascii="Times New Roman" w:eastAsia="Times New Roman" w:hAnsi="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33</w:t>
      </w:r>
      <w:r>
        <w:rPr>
          <w:rFonts w:ascii="Times New Roman" w:hAnsi="Times New Roman" w:cs="Times New Roman"/>
          <w:sz w:val="24"/>
          <w:lang w:val="en-US"/>
        </w:rPr>
        <w:t>)</w:t>
      </w:r>
      <w:r>
        <w:rPr>
          <w:rFonts w:ascii="Times New Roman" w:eastAsia="Times New Roman" w:hAnsi="Times New Roman" w:cs="Times New Roman"/>
          <w:sz w:val="24"/>
          <w:szCs w:val="24"/>
          <w:highlight w:val="yellow"/>
          <w:lang w:val="en-GB"/>
        </w:rPr>
        <w:fldChar w:fldCharType="end"/>
      </w:r>
      <w:r>
        <w:rPr>
          <w:rFonts w:ascii="Times New Roman" w:eastAsia="Times New Roman" w:hAnsi="Times New Roman" w:cs="Times New Roman"/>
          <w:sz w:val="24"/>
          <w:szCs w:val="24"/>
          <w:lang w:val="en-GB"/>
        </w:rPr>
        <w:t xml:space="preserve"> but make slower and less accurate decisions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34</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ins w:id="54" w:author="Damien Farine" w:date="2026-01-14T12:37:00Z">
        <w:r w:rsidR="00E84094">
          <w:rPr>
            <w:rFonts w:ascii="Times New Roman" w:eastAsia="Times New Roman" w:hAnsi="Times New Roman" w:cs="Times New Roman"/>
            <w:sz w:val="24"/>
            <w:szCs w:val="24"/>
            <w:lang w:val="en-GB"/>
          </w:rPr>
          <w:t>,</w:t>
        </w:r>
      </w:ins>
      <w:r>
        <w:rPr>
          <w:rFonts w:ascii="Times New Roman" w:eastAsia="Times New Roman" w:hAnsi="Times New Roman" w:cs="Times New Roman"/>
          <w:sz w:val="24"/>
          <w:szCs w:val="24"/>
          <w:lang w:val="en-GB"/>
        </w:rPr>
        <w:t xml:space="preserve"> </w:t>
      </w:r>
      <w:del w:id="55" w:author="Damien Farine" w:date="2026-01-14T12:37:00Z">
        <w:r w:rsidDel="00E84094">
          <w:rPr>
            <w:rFonts w:ascii="Times New Roman" w:eastAsia="Times New Roman" w:hAnsi="Times New Roman" w:cs="Times New Roman"/>
            <w:sz w:val="24"/>
            <w:szCs w:val="24"/>
            <w:lang w:val="en-GB"/>
          </w:rPr>
          <w:delText xml:space="preserve">and </w:delText>
        </w:r>
      </w:del>
      <w:ins w:id="56" w:author="Damien Farine" w:date="2026-01-14T12:37:00Z">
        <w:r w:rsidR="00E84094">
          <w:rPr>
            <w:rFonts w:ascii="Times New Roman" w:eastAsia="Times New Roman" w:hAnsi="Times New Roman" w:cs="Times New Roman"/>
            <w:sz w:val="24"/>
            <w:szCs w:val="24"/>
            <w:lang w:val="en-GB"/>
          </w:rPr>
          <w:t xml:space="preserve">while </w:t>
        </w:r>
      </w:ins>
      <w:r>
        <w:rPr>
          <w:rFonts w:ascii="Times New Roman" w:eastAsia="Times New Roman" w:hAnsi="Times New Roman" w:cs="Times New Roman"/>
          <w:sz w:val="24"/>
          <w:szCs w:val="24"/>
          <w:lang w:val="en-GB"/>
        </w:rPr>
        <w:t xml:space="preserve">ants deposit (and rely more on) pheromones in low-light conditions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P."}],"issued":{"date-parts":[["2019",10]]}}},{"id":23046,"uris":["http://zotero.org/users/10851648/items/RPN5JDY8"],"itemData":{"id":23046,"type":"thesis","event-place":"Bristol, England","genre":"Doctoral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35</w:t>
      </w:r>
      <w:r>
        <w:rPr>
          <w:rFonts w:ascii="Times New Roman" w:hAnsi="Times New Roman" w:cs="Times New Roman"/>
          <w:sz w:val="24"/>
          <w:lang w:val="en-US"/>
        </w:rPr>
        <w:t xml:space="preserve">, </w:t>
      </w:r>
      <w:r>
        <w:rPr>
          <w:rFonts w:ascii="Times New Roman" w:hAnsi="Times New Roman" w:cs="Times New Roman"/>
          <w:i/>
          <w:iCs/>
          <w:sz w:val="24"/>
          <w:lang w:val="en-US"/>
        </w:rPr>
        <w:t>36</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37</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38</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However, a challenge for acoustic communication is it can easily suffer from information masking or signal jamming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{"citationID":"kFQy4U4Q","properties":{"formattedCitation":"({\\i{}39})","plainCitation":"(39)","noteIndex":0},"citationItems":[{"id":23049,"uris":["http://zotero.org/users/10851648/items/SZVGXB26"],"itemData":{"id":23049,"type":"article-journal","abstract":"To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39</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This ‘cocktail party effect’</w:t>
      </w:r>
      <w:commentRangeStart w:id="57"/>
      <w:r>
        <w:rPr>
          <w:rFonts w:ascii="Times New Roman" w:eastAsia="Times New Roman" w:hAnsi="Times New Roman" w:cs="Times New Roman"/>
          <w:sz w:val="24"/>
          <w:szCs w:val="24"/>
          <w:lang w:val="en-GB"/>
        </w:rPr>
        <w:t xml:space="preserve"> </w:t>
      </w:r>
      <w:commentRangeEnd w:id="57"/>
      <w:r w:rsidR="00E84094">
        <w:rPr>
          <w:rStyle w:val="CommentReference"/>
        </w:rPr>
        <w:commentReference w:id="57"/>
      </w:r>
      <w:r>
        <w:rPr>
          <w:rFonts w:ascii="Times New Roman" w:eastAsia="Times New Roman" w:hAnsi="Times New Roman" w:cs="Times New Roman"/>
          <w:sz w:val="24"/>
          <w:szCs w:val="24"/>
          <w:lang w:val="en-GB"/>
        </w:rPr>
        <w:t xml:space="preserve">arises when many individuals are trying to vocalise simultaneously. </w:t>
      </w:r>
    </w:p>
    <w:p w14:paraId="53F78A66" w14:textId="77777777" w:rsidR="00B77121" w:rsidRDefault="00B77121">
      <w:pPr>
        <w:rPr>
          <w:rFonts w:ascii="Times New Roman" w:eastAsia="Times New Roman" w:hAnsi="Times New Roman" w:cs="Times New Roman"/>
          <w:sz w:val="24"/>
          <w:szCs w:val="24"/>
          <w:lang w:val="en-GB"/>
        </w:rPr>
      </w:pPr>
    </w:p>
    <w:p w14:paraId="5A855F1E" w14:textId="4E3A83B8" w:rsidR="00B77121" w:rsidRDefault="00821D2D">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Mitigating the cocktail party effect requires coordinating the delivery of inquiry calls to minimize temporal overlap while maintaining a constant vocal output to maintain sufficient information transmission. We recorded calls of solitary bats, natural </w:t>
      </w:r>
      <w:ins w:id="58" w:author="Goerlitz, Holger" w:date="2026-01-16T13:51:00Z">
        <w:r w:rsidR="00515E56">
          <w:rPr>
            <w:rFonts w:ascii="Times New Roman" w:eastAsia="Times New Roman" w:hAnsi="Times New Roman" w:cs="Times New Roman"/>
            <w:sz w:val="24"/>
            <w:szCs w:val="24"/>
            <w:lang w:val="en-GB"/>
          </w:rPr>
          <w:t xml:space="preserve">(familiar) </w:t>
        </w:r>
      </w:ins>
      <w:r>
        <w:rPr>
          <w:rFonts w:ascii="Times New Roman" w:eastAsia="Times New Roman" w:hAnsi="Times New Roman" w:cs="Times New Roman"/>
          <w:sz w:val="24"/>
          <w:szCs w:val="24"/>
          <w:lang w:val="en-GB"/>
        </w:rPr>
        <w:t xml:space="preserve">groups and artificial </w:t>
      </w:r>
      <w:ins w:id="59" w:author="Goerlitz, Holger" w:date="2026-01-16T13:51:00Z">
        <w:r w:rsidR="00515E56">
          <w:rPr>
            <w:rFonts w:ascii="Times New Roman" w:eastAsia="Times New Roman" w:hAnsi="Times New Roman" w:cs="Times New Roman"/>
            <w:sz w:val="24"/>
            <w:szCs w:val="24"/>
            <w:lang w:val="en-GB"/>
          </w:rPr>
          <w:t xml:space="preserve">(unfamiliar) </w:t>
        </w:r>
      </w:ins>
      <w:r>
        <w:rPr>
          <w:rFonts w:ascii="Times New Roman" w:eastAsia="Times New Roman" w:hAnsi="Times New Roman" w:cs="Times New Roman"/>
          <w:sz w:val="24"/>
          <w:szCs w:val="24"/>
          <w:lang w:val="en-GB"/>
        </w:rPr>
        <w:t>groups, applying individual call identification models in group settings to obtain data on call rates</w:t>
      </w:r>
      <w:del w:id="60" w:author="Damien Farine" w:date="2026-01-14T12:43:00Z">
        <w:r w:rsidDel="002A03DF">
          <w:rPr>
            <w:rFonts w:ascii="Times New Roman" w:eastAsia="Times New Roman" w:hAnsi="Times New Roman" w:cs="Times New Roman"/>
            <w:sz w:val="24"/>
            <w:szCs w:val="24"/>
            <w:lang w:val="en-US"/>
          </w:rPr>
          <w:delText xml:space="preserve"> (Figure 1)</w:delText>
        </w:r>
      </w:del>
      <w:r>
        <w:rPr>
          <w:rFonts w:ascii="Times New Roman" w:eastAsia="Times New Roman" w:hAnsi="Times New Roman" w:cs="Times New Roman"/>
          <w:sz w:val="24"/>
          <w:szCs w:val="24"/>
          <w:lang w:val="en-GB"/>
        </w:rPr>
        <w:t xml:space="preserve">. We found distinct differences in how bats called in </w:t>
      </w:r>
      <w:commentRangeStart w:id="61"/>
      <w:r>
        <w:rPr>
          <w:rFonts w:ascii="Times New Roman" w:eastAsia="Times New Roman" w:hAnsi="Times New Roman" w:cs="Times New Roman"/>
          <w:sz w:val="24"/>
          <w:szCs w:val="24"/>
          <w:lang w:val="en-GB"/>
        </w:rPr>
        <w:t xml:space="preserve">familiar versus unfamiliar groups. Both natural and artificial </w:t>
      </w:r>
      <w:commentRangeEnd w:id="61"/>
      <w:r w:rsidR="00515E56">
        <w:rPr>
          <w:rStyle w:val="CommentReference"/>
        </w:rPr>
        <w:commentReference w:id="61"/>
      </w:r>
      <w:r>
        <w:rPr>
          <w:rFonts w:ascii="Times New Roman" w:eastAsia="Times New Roman" w:hAnsi="Times New Roman" w:cs="Times New Roman"/>
          <w:sz w:val="24"/>
          <w:szCs w:val="24"/>
          <w:lang w:val="en-GB"/>
        </w:rPr>
        <w:t>groups experienced less call overlap than expected by chance (simulated groups created by combining solitary flights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GB"/>
        </w:rPr>
        <w:t>Fig</w:t>
      </w:r>
      <w:r>
        <w:rPr>
          <w:rFonts w:ascii="Times New Roman" w:eastAsia="Times New Roman" w:hAnsi="Times New Roman" w:cs="Times New Roman"/>
          <w:sz w:val="24"/>
          <w:szCs w:val="24"/>
          <w:lang w:val="en-US"/>
        </w:rPr>
        <w:t>ure 5a</w:t>
      </w:r>
      <w:r>
        <w:rPr>
          <w:rFonts w:ascii="Times New Roman" w:eastAsia="Times New Roman" w:hAnsi="Times New Roman" w:cs="Times New Roman"/>
          <w:sz w:val="24"/>
          <w:szCs w:val="24"/>
          <w:lang w:val="en-GB"/>
        </w:rPr>
        <w:t>), indicating active avoidance of signal jamming at the group level. This seems to be achieved by adjusting calling rates at the individual level, as call rates per bat during group flights were lower than those in solo flights (Fig</w:t>
      </w:r>
      <w:r>
        <w:rPr>
          <w:rFonts w:ascii="Times New Roman" w:eastAsia="Times New Roman" w:hAnsi="Times New Roman" w:cs="Times New Roman"/>
          <w:sz w:val="24"/>
          <w:szCs w:val="24"/>
          <w:lang w:val="en-US"/>
        </w:rPr>
        <w:t>ure 5b</w:t>
      </w:r>
      <w:r>
        <w:rPr>
          <w:rFonts w:ascii="Times New Roman" w:eastAsia="Times New Roman" w:hAnsi="Times New Roman" w:cs="Times New Roman"/>
          <w:sz w:val="24"/>
          <w:szCs w:val="24"/>
          <w:lang w:val="en-GB"/>
        </w:rPr>
        <w:t xml:space="preserve">). However, group-level call rates in natural groups were significantly higher than </w:t>
      </w:r>
      <w:r>
        <w:rPr>
          <w:rFonts w:ascii="Times New Roman" w:eastAsia="Times New Roman" w:hAnsi="Times New Roman" w:cs="Times New Roman"/>
          <w:sz w:val="24"/>
          <w:szCs w:val="24"/>
          <w:lang w:val="en-US"/>
        </w:rPr>
        <w:t xml:space="preserve">in </w:t>
      </w:r>
      <w:r>
        <w:rPr>
          <w:rFonts w:ascii="Times New Roman" w:eastAsia="Times New Roman" w:hAnsi="Times New Roman" w:cs="Times New Roman"/>
          <w:sz w:val="24"/>
          <w:szCs w:val="24"/>
          <w:lang w:val="en-GB"/>
        </w:rPr>
        <w:t xml:space="preserve">artificial groups (and similar to those of solitary individuals, Fig </w:t>
      </w:r>
      <w:r>
        <w:rPr>
          <w:rFonts w:ascii="Times New Roman" w:eastAsia="Times New Roman" w:hAnsi="Times New Roman" w:cs="Times New Roman"/>
          <w:sz w:val="24"/>
          <w:szCs w:val="24"/>
          <w:lang w:val="en-US"/>
        </w:rPr>
        <w:t>5c</w:t>
      </w:r>
      <w:r>
        <w:rPr>
          <w:rFonts w:ascii="Times New Roman" w:eastAsia="Times New Roman" w:hAnsi="Times New Roman" w:cs="Times New Roman"/>
          <w:sz w:val="24"/>
          <w:szCs w:val="24"/>
          <w:lang w:val="en-GB"/>
        </w:rPr>
        <w:t xml:space="preserve">), suggesting that familiar groups can produce </w:t>
      </w:r>
      <w:commentRangeStart w:id="62"/>
      <w:r>
        <w:rPr>
          <w:rFonts w:ascii="Times New Roman" w:eastAsia="Times New Roman" w:hAnsi="Times New Roman" w:cs="Times New Roman"/>
          <w:sz w:val="24"/>
          <w:szCs w:val="24"/>
          <w:lang w:val="en-GB"/>
        </w:rPr>
        <w:t xml:space="preserve">a collective signal </w:t>
      </w:r>
      <w:commentRangeEnd w:id="62"/>
      <w:r w:rsidR="00515E56">
        <w:rPr>
          <w:rStyle w:val="CommentReference"/>
        </w:rPr>
        <w:commentReference w:id="62"/>
      </w:r>
      <w:r>
        <w:rPr>
          <w:rFonts w:ascii="Times New Roman" w:eastAsia="Times New Roman" w:hAnsi="Times New Roman" w:cs="Times New Roman"/>
          <w:sz w:val="24"/>
          <w:szCs w:val="24"/>
          <w:lang w:val="en-GB"/>
        </w:rPr>
        <w:t xml:space="preserve">that maintains a higher level of acoustic information than unfamiliar groups. </w:t>
      </w:r>
    </w:p>
    <w:p w14:paraId="499EE999" w14:textId="77777777" w:rsidR="00B77121" w:rsidRDefault="00B77121">
      <w:pPr>
        <w:rPr>
          <w:rFonts w:ascii="Times New Roman" w:eastAsia="Times New Roman" w:hAnsi="Times New Roman" w:cs="Times New Roman"/>
          <w:sz w:val="24"/>
          <w:szCs w:val="24"/>
          <w:lang w:val="en-GB"/>
        </w:rPr>
      </w:pPr>
    </w:p>
    <w:p w14:paraId="70747B67" w14:textId="77777777" w:rsidR="00B77121" w:rsidRDefault="00821D2D">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114300" distR="114300" wp14:anchorId="5C947D5B" wp14:editId="4799EA2B">
            <wp:extent cx="5486400" cy="7315200"/>
            <wp:effectExtent l="0" t="0" r="0" b="0"/>
            <wp:docPr id="11" name="Picture 11" descr="/home/m/Dropbox/Projects/flight_coordination_in_Thyroptera/output/vocal_coordination_3_panels.pngvocal_coordination_3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ome/m/Dropbox/Projects/flight_coordination_in_Thyroptera/output/vocal_coordination_3_panels.pngvocal_coordination_3_panels"/>
                    <pic:cNvPicPr>
                      <a:picLocks noChangeAspect="1"/>
                    </pic:cNvPicPr>
                  </pic:nvPicPr>
                  <pic:blipFill>
                    <a:blip r:embed="rId14"/>
                    <a:srcRect/>
                    <a:stretch>
                      <a:fillRect/>
                    </a:stretch>
                  </pic:blipFill>
                  <pic:spPr>
                    <a:xfrm>
                      <a:off x="0" y="0"/>
                      <a:ext cx="5486400" cy="7315200"/>
                    </a:xfrm>
                    <a:prstGeom prst="rect">
                      <a:avLst/>
                    </a:prstGeom>
                  </pic:spPr>
                </pic:pic>
              </a:graphicData>
            </a:graphic>
          </wp:inline>
        </w:drawing>
      </w:r>
    </w:p>
    <w:p w14:paraId="3FAF230B" w14:textId="66B11ED6" w:rsidR="00B77121" w:rsidRDefault="00821D2D">
      <w:pPr>
        <w:rPr>
          <w:rFonts w:ascii="Times New Roman" w:eastAsia="Times New Roman" w:hAnsi="Times New Roman" w:cs="Times New Roman"/>
          <w:i/>
          <w:iCs/>
          <w:sz w:val="24"/>
          <w:szCs w:val="24"/>
          <w:lang w:val="en-GB"/>
        </w:rPr>
      </w:pPr>
      <w:r>
        <w:rPr>
          <w:rFonts w:ascii="Times New Roman" w:eastAsia="Times New Roman" w:hAnsi="Times New Roman" w:cs="Times New Roman"/>
          <w:i/>
          <w:iCs/>
          <w:sz w:val="24"/>
          <w:szCs w:val="24"/>
          <w:lang w:val="en-GB"/>
        </w:rPr>
        <w:t>Fig. 5</w:t>
      </w:r>
      <w:commentRangeStart w:id="63"/>
      <w:r>
        <w:rPr>
          <w:rFonts w:ascii="Times New Roman" w:eastAsia="Times New Roman" w:hAnsi="Times New Roman" w:cs="Times New Roman"/>
          <w:i/>
          <w:iCs/>
          <w:sz w:val="24"/>
          <w:szCs w:val="24"/>
          <w:lang w:val="en-GB"/>
        </w:rPr>
        <w:t xml:space="preserve">. </w:t>
      </w:r>
      <w:r>
        <w:rPr>
          <w:rFonts w:ascii="Times New Roman" w:eastAsia="Times New Roman" w:hAnsi="Times New Roman" w:cs="Times New Roman"/>
          <w:i/>
          <w:iCs/>
          <w:sz w:val="24"/>
          <w:szCs w:val="24"/>
          <w:lang w:val="en-US"/>
        </w:rPr>
        <w:t>Vocal coordination and familiarity. a</w:t>
      </w:r>
      <w:r>
        <w:rPr>
          <w:rFonts w:ascii="Times New Roman" w:eastAsia="Times New Roman" w:hAnsi="Times New Roman" w:cs="Times New Roman"/>
          <w:i/>
          <w:iCs/>
          <w:sz w:val="24"/>
          <w:szCs w:val="24"/>
          <w:lang w:val="en-GB"/>
        </w:rPr>
        <w:t xml:space="preserve">) </w:t>
      </w:r>
      <w:commentRangeEnd w:id="63"/>
      <w:r w:rsidR="00AB365B">
        <w:rPr>
          <w:rStyle w:val="CommentReference"/>
        </w:rPr>
        <w:commentReference w:id="63"/>
      </w:r>
      <w:r>
        <w:rPr>
          <w:rFonts w:ascii="Times New Roman" w:eastAsia="Times New Roman" w:hAnsi="Times New Roman" w:cs="Times New Roman"/>
          <w:i/>
          <w:iCs/>
          <w:sz w:val="24"/>
          <w:szCs w:val="24"/>
          <w:lang w:val="en-GB"/>
        </w:rPr>
        <w:t xml:space="preserve">Individual inquiry call rate for individuals in solo flights vs call rates of individuals in natural and artificial groups. B) Individual inquiry call rate for single individuals in solo flights vs group level call rates from natural and artificial groups. Data in </w:t>
      </w:r>
      <w:r>
        <w:rPr>
          <w:rFonts w:ascii="Times New Roman" w:eastAsia="Times New Roman" w:hAnsi="Times New Roman" w:cs="Times New Roman"/>
          <w:i/>
          <w:iCs/>
          <w:sz w:val="24"/>
          <w:szCs w:val="24"/>
          <w:lang w:val="en-US"/>
        </w:rPr>
        <w:t>a</w:t>
      </w:r>
      <w:r>
        <w:rPr>
          <w:rFonts w:ascii="Times New Roman" w:eastAsia="Times New Roman" w:hAnsi="Times New Roman" w:cs="Times New Roman"/>
          <w:i/>
          <w:iCs/>
          <w:sz w:val="24"/>
          <w:szCs w:val="24"/>
          <w:lang w:val="en-GB"/>
        </w:rPr>
        <w:t xml:space="preserve">) and </w:t>
      </w:r>
      <w:r>
        <w:rPr>
          <w:rFonts w:ascii="Times New Roman" w:eastAsia="Times New Roman" w:hAnsi="Times New Roman" w:cs="Times New Roman"/>
          <w:i/>
          <w:iCs/>
          <w:sz w:val="24"/>
          <w:szCs w:val="24"/>
          <w:lang w:val="en-US"/>
        </w:rPr>
        <w:t>b</w:t>
      </w:r>
      <w:r>
        <w:rPr>
          <w:rFonts w:ascii="Times New Roman" w:eastAsia="Times New Roman" w:hAnsi="Times New Roman" w:cs="Times New Roman"/>
          <w:i/>
          <w:iCs/>
          <w:sz w:val="24"/>
          <w:szCs w:val="24"/>
          <w:lang w:val="en-GB"/>
        </w:rPr>
        <w:t xml:space="preserve">) is shown as raincloud plots of raw data points, boxplots (median, interquartile </w:t>
      </w:r>
      <w:r>
        <w:rPr>
          <w:rFonts w:ascii="Times New Roman" w:eastAsia="Times New Roman" w:hAnsi="Times New Roman" w:cs="Times New Roman"/>
          <w:i/>
          <w:iCs/>
          <w:sz w:val="24"/>
          <w:szCs w:val="24"/>
          <w:lang w:val="en-GB"/>
        </w:rPr>
        <w:lastRenderedPageBreak/>
        <w:t xml:space="preserve">range and overall range) and half violin plots. </w:t>
      </w:r>
      <w:commentRangeStart w:id="64"/>
      <w:r>
        <w:rPr>
          <w:rFonts w:ascii="Times New Roman" w:eastAsia="Times New Roman" w:hAnsi="Times New Roman" w:cs="Times New Roman"/>
          <w:i/>
          <w:iCs/>
          <w:sz w:val="24"/>
          <w:szCs w:val="24"/>
          <w:lang w:val="en-GB"/>
        </w:rPr>
        <w:t>Brackets above boxplots indicate statistically detectable differences with effect size and 95% uncertainty intervals as multiplicative differences in calling rate.</w:t>
      </w:r>
      <w:commentRangeEnd w:id="64"/>
      <w:r w:rsidR="00AB365B">
        <w:rPr>
          <w:rStyle w:val="CommentReference"/>
        </w:rPr>
        <w:commentReference w:id="64"/>
      </w:r>
      <w:r>
        <w:rPr>
          <w:rFonts w:ascii="Times New Roman" w:eastAsia="Times New Roman" w:hAnsi="Times New Roman" w:cs="Times New Roman"/>
          <w:i/>
          <w:iCs/>
          <w:sz w:val="24"/>
          <w:szCs w:val="24"/>
          <w:lang w:val="en-GB"/>
        </w:rPr>
        <w:t xml:space="preserve"> Sample sizes for groups and individuals are shown underneath boxplots. Yellow points show the mean call rate per group with their distribution represented by overlaid yellow boxplots. </w:t>
      </w:r>
      <w:del w:id="65" w:author="Goerlitz, Holger" w:date="2026-01-16T14:01:00Z">
        <w:r w:rsidDel="00AB365B">
          <w:rPr>
            <w:rFonts w:ascii="Times New Roman" w:eastAsia="Times New Roman" w:hAnsi="Times New Roman" w:cs="Times New Roman"/>
            <w:i/>
            <w:iCs/>
            <w:sz w:val="24"/>
            <w:szCs w:val="24"/>
            <w:lang w:val="en-US"/>
          </w:rPr>
          <w:delText>c</w:delText>
        </w:r>
      </w:del>
      <w:ins w:id="66" w:author="Goerlitz, Holger" w:date="2026-01-16T14:01:00Z">
        <w:r w:rsidR="00AB365B">
          <w:rPr>
            <w:rFonts w:ascii="Times New Roman" w:eastAsia="Times New Roman" w:hAnsi="Times New Roman" w:cs="Times New Roman"/>
            <w:i/>
            <w:iCs/>
            <w:sz w:val="24"/>
            <w:szCs w:val="24"/>
            <w:lang w:val="en-US"/>
          </w:rPr>
          <w:t>a</w:t>
        </w:r>
      </w:ins>
      <w:r>
        <w:rPr>
          <w:rFonts w:ascii="Times New Roman" w:eastAsia="Times New Roman" w:hAnsi="Times New Roman" w:cs="Times New Roman"/>
          <w:i/>
          <w:iCs/>
          <w:sz w:val="24"/>
          <w:szCs w:val="24"/>
          <w:lang w:val="en-GB"/>
        </w:rPr>
        <w:t>) Average number of inquiry call overlaps in group flights. Simulated values were obtained from 1000 iterations of a custom routine that combined single individual calling data from solo flights.</w:t>
      </w:r>
    </w:p>
    <w:p w14:paraId="3CE023F4" w14:textId="77777777" w:rsidR="00B77121" w:rsidRDefault="00B77121">
      <w:pPr>
        <w:rPr>
          <w:rFonts w:ascii="Times New Roman" w:eastAsia="Times New Roman" w:hAnsi="Times New Roman" w:cs="Times New Roman"/>
          <w:sz w:val="24"/>
          <w:szCs w:val="24"/>
          <w:lang w:val="en-GB"/>
        </w:rPr>
      </w:pPr>
    </w:p>
    <w:p w14:paraId="7DD02200" w14:textId="17A916BF" w:rsidR="00B77121" w:rsidRDefault="00821D2D">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ascii="Times New Roman" w:eastAsia="Times New Roman" w:hAnsi="Times New Roman" w:cs="Times New Roman"/>
          <w:sz w:val="24"/>
          <w:szCs w:val="24"/>
          <w:highlight w:val="yellow"/>
          <w:lang w:val="en-GB"/>
        </w:rPr>
        <w:fldChar w:fldCharType="begin"/>
      </w:r>
      <w:r>
        <w:rPr>
          <w:rFonts w:ascii="Times New Roman" w:eastAsia="Times New Roman" w:hAnsi="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eastAsia="Times New Roman" w:hAnsi="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eastAsia="Times New Roman" w:hAnsi="Times New Roman" w:cs="Times New Roman"/>
          <w:sz w:val="24"/>
          <w:szCs w:val="24"/>
          <w:highlight w:val="yellow"/>
          <w:lang w:val="en-GB"/>
        </w:rPr>
        <w:fldChar w:fldCharType="end"/>
      </w:r>
      <w:r>
        <w:rPr>
          <w:rFonts w:ascii="Times New Roman" w:eastAsia="Times New Roman" w:hAnsi="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{"citationID":"VQEEz6k8","properties":{"formattedCitation":"({\\i{}40}, {\\i{}41})","plainCitation":"(40, 41)","noteIndex":0},"citationItems":[{"id":23050,"uris":["http://zotero.org/users/10851648/items/YD9UT96B"],"itemData":{"id":23050,"type":"article-journal","abstract":"In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40</w:t>
      </w:r>
      <w:r>
        <w:rPr>
          <w:rFonts w:ascii="Times New Roman" w:hAnsi="Times New Roman" w:cs="Times New Roman"/>
          <w:sz w:val="24"/>
          <w:lang w:val="en-US"/>
        </w:rPr>
        <w:t xml:space="preserve">, </w:t>
      </w:r>
      <w:r>
        <w:rPr>
          <w:rFonts w:ascii="Times New Roman" w:hAnsi="Times New Roman" w:cs="Times New Roman"/>
          <w:i/>
          <w:iCs/>
          <w:sz w:val="24"/>
          <w:lang w:val="en-US"/>
        </w:rPr>
        <w:t>41</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w:t>
      </w:r>
      <w:ins w:id="67" w:author="Damien Farine" w:date="2026-01-14T12:44:00Z">
        <w:r w:rsidR="002A03DF">
          <w:rPr>
            <w:rFonts w:ascii="Times New Roman" w:eastAsia="Times New Roman" w:hAnsi="Times New Roman" w:cs="Times New Roman"/>
            <w:sz w:val="24"/>
            <w:szCs w:val="24"/>
            <w:lang w:val="en-GB"/>
          </w:rPr>
          <w:t xml:space="preserve"> </w:t>
        </w:r>
      </w:ins>
      <w:r>
        <w:rPr>
          <w:rFonts w:ascii="Times New Roman" w:eastAsia="Times New Roman" w:hAnsi="Times New Roman" w:cs="Times New Roman"/>
          <w:sz w:val="24"/>
          <w:szCs w:val="24"/>
          <w:lang w:val="en-GB"/>
        </w:rPr>
        <w:t xml:space="preserve">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{"citationID":"tRyJa7N4","properties":{"formattedCitation":"({\\i{}40}, {\\i{}42}\\uc0\\u8211{}{\\i{}45})","plainCitation":"(40, 42–45)","noteIndex":0},"citationItems":[{"id":23050,"uris":["http://zotero.org/users/10851648/items/YD9UT96B"],"itemData":{"id":23050,"type":"article-journal","abstract":"In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rPr>
        <w:t>(</w:t>
      </w:r>
      <w:r>
        <w:rPr>
          <w:rFonts w:ascii="Times New Roman" w:hAnsi="Times New Roman" w:cs="Times New Roman"/>
          <w:i/>
          <w:iCs/>
          <w:sz w:val="24"/>
        </w:rPr>
        <w:t>40</w:t>
      </w:r>
      <w:r>
        <w:rPr>
          <w:rFonts w:ascii="Times New Roman" w:hAnsi="Times New Roman" w:cs="Times New Roman"/>
          <w:sz w:val="24"/>
        </w:rPr>
        <w:t xml:space="preserve">, </w:t>
      </w:r>
      <w:r>
        <w:rPr>
          <w:rFonts w:ascii="Times New Roman" w:hAnsi="Times New Roman" w:cs="Times New Roman"/>
          <w:i/>
          <w:iCs/>
          <w:sz w:val="24"/>
        </w:rPr>
        <w:t>42</w:t>
      </w:r>
      <w:r>
        <w:rPr>
          <w:rFonts w:ascii="Times New Roman" w:hAnsi="Times New Roman" w:cs="Times New Roman"/>
          <w:sz w:val="24"/>
        </w:rPr>
        <w:t>–</w:t>
      </w:r>
      <w:r>
        <w:rPr>
          <w:rFonts w:ascii="Times New Roman" w:hAnsi="Times New Roman" w:cs="Times New Roman"/>
          <w:i/>
          <w:iCs/>
          <w:sz w:val="24"/>
        </w:rPr>
        <w:t>45</w:t>
      </w:r>
      <w:r>
        <w:rPr>
          <w:rFonts w:ascii="Times New Roman" w:hAnsi="Times New Roman" w:cs="Times New Roman"/>
          <w:sz w:val="24"/>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through to migration </w:t>
      </w:r>
      <w:r>
        <w:rPr>
          <w:rFonts w:ascii="Times New Roman" w:eastAsia="Times New Roman" w:hAnsi="Times New Roman" w:cs="Times New Roman"/>
          <w:sz w:val="24"/>
          <w:szCs w:val="24"/>
          <w:lang w:val="en-GB"/>
        </w:rPr>
        <w:fldChar w:fldCharType="begin"/>
      </w:r>
      <w:r>
        <w:rPr>
          <w:rFonts w:ascii="Times New Roman" w:eastAsia="Times New Roman" w:hAnsi="Times New Roman" w:cs="Times New Roman"/>
          <w:sz w:val="24"/>
          <w:szCs w:val="24"/>
          <w:lang w:val="en-GB"/>
        </w:rPr>
        <w:instrText xml:space="preserve"> ADDIN ZOTERO_ITEM CSL_CITATION {"citationID":"VOYWrB1C","properties":{"formattedCitation":"({\\i{}46}\\uc0\\u8211{}{\\i{}48})","plainCitation":"(46–48)","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46</w:t>
      </w:r>
      <w:r>
        <w:rPr>
          <w:rFonts w:ascii="Times New Roman" w:hAnsi="Times New Roman" w:cs="Times New Roman"/>
          <w:sz w:val="24"/>
          <w:lang w:val="en-US"/>
        </w:rPr>
        <w:t>–</w:t>
      </w:r>
      <w:r>
        <w:rPr>
          <w:rFonts w:ascii="Times New Roman" w:hAnsi="Times New Roman" w:cs="Times New Roman"/>
          <w:i/>
          <w:iCs/>
          <w:sz w:val="24"/>
          <w:lang w:val="en-US"/>
        </w:rPr>
        <w:t>48</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that are frequently undertaken in familiar groups. </w:t>
      </w:r>
      <w:r>
        <w:rPr>
          <w:rFonts w:ascii="Times New Roman" w:eastAsia="Times New Roman" w:hAnsi="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14:paraId="34B55C74" w14:textId="77777777" w:rsidR="00B77121" w:rsidRDefault="00B77121">
      <w:pPr>
        <w:rPr>
          <w:rFonts w:ascii="Times New Roman" w:eastAsia="Times New Roman" w:hAnsi="Times New Roman" w:cs="Times New Roman"/>
          <w:sz w:val="24"/>
          <w:szCs w:val="24"/>
          <w:lang w:val="en-GB"/>
        </w:rPr>
      </w:pPr>
    </w:p>
    <w:p w14:paraId="2CA88AC2" w14:textId="77777777" w:rsidR="00B77121" w:rsidRDefault="00B77121">
      <w:pPr>
        <w:rPr>
          <w:rFonts w:ascii="Times New Roman" w:eastAsia="Times New Roman" w:hAnsi="Times New Roman" w:cs="Times New Roman"/>
          <w:sz w:val="24"/>
          <w:szCs w:val="24"/>
          <w:lang w:val="en-GB"/>
        </w:rPr>
      </w:pPr>
    </w:p>
    <w:p w14:paraId="58E00C4B" w14:textId="77777777" w:rsidR="00B77121" w:rsidRDefault="00821D2D">
      <w:pPr>
        <w:rPr>
          <w:rFonts w:ascii="Times New Roman" w:eastAsia="Times New Roman" w:hAnsi="Times New Roman" w:cs="Times New Roman"/>
          <w:sz w:val="24"/>
          <w:szCs w:val="24"/>
          <w:lang w:val="zh-CN"/>
        </w:rPr>
      </w:pPr>
      <w:r>
        <w:rPr>
          <w:rFonts w:ascii="Times New Roman" w:eastAsia="Times New Roman" w:hAnsi="Times New Roman" w:cs="Times New Roman"/>
          <w:sz w:val="24"/>
          <w:szCs w:val="24"/>
          <w:lang w:val="zh-CN"/>
        </w:rPr>
        <w:t>References</w:t>
      </w:r>
    </w:p>
    <w:p w14:paraId="26446E97" w14:textId="77777777" w:rsidR="00B77121" w:rsidRDefault="00B77121">
      <w:pPr>
        <w:rPr>
          <w:rFonts w:ascii="Times New Roman" w:eastAsia="Times New Roman" w:hAnsi="Times New Roman" w:cs="Times New Roman"/>
          <w:sz w:val="24"/>
          <w:szCs w:val="24"/>
          <w:lang w:val="zh-CN"/>
        </w:rPr>
      </w:pPr>
    </w:p>
    <w:p w14:paraId="2A536C6D" w14:textId="77777777" w:rsidR="00B77121" w:rsidRDefault="00821D2D">
      <w:pPr>
        <w:pStyle w:val="Bibliografa1"/>
        <w:rPr>
          <w:rFonts w:ascii="Times New Roman" w:hAnsi="Times New Roman" w:cs="Times New Roman"/>
          <w:lang w:val="en-US"/>
        </w:rPr>
      </w:pPr>
      <w:r>
        <w:rPr>
          <w:lang w:val="en-GB"/>
        </w:rPr>
        <w:fldChar w:fldCharType="begin"/>
      </w:r>
      <w:r>
        <w:rPr>
          <w:lang w:val="zh-CN"/>
        </w:rPr>
        <w:instrText xml:space="preserve"> ADDIN ZOTERO_BIBL {"uncited":[],"omitted":[],"custom":[]} CSL_BIBLIOGRAPHY </w:instrText>
      </w:r>
      <w:r>
        <w:rPr>
          <w:lang w:val="en-GB"/>
        </w:rPr>
        <w:fldChar w:fldCharType="separate"/>
      </w:r>
      <w:r>
        <w:rPr>
          <w:rFonts w:ascii="Times New Roman" w:hAnsi="Times New Roman" w:cs="Times New Roman"/>
        </w:rPr>
        <w:t xml:space="preserve">1. </w:t>
      </w:r>
      <w:r>
        <w:rPr>
          <w:rFonts w:ascii="Times New Roman" w:hAnsi="Times New Roman" w:cs="Times New Roman"/>
        </w:rPr>
        <w:tab/>
        <w:t xml:space="preserve">C. R. Reid </w:t>
      </w:r>
      <w:r>
        <w:rPr>
          <w:rFonts w:ascii="Times New Roman" w:hAnsi="Times New Roman" w:cs="Times New Roman"/>
          <w:i/>
          <w:iCs/>
        </w:rPr>
        <w:t>et al.</w:t>
      </w:r>
      <w:r>
        <w:rPr>
          <w:rFonts w:ascii="Times New Roman" w:hAnsi="Times New Roman" w:cs="Times New Roman"/>
        </w:rPr>
        <w:t xml:space="preserve">, </w:t>
      </w:r>
      <w:r>
        <w:rPr>
          <w:rFonts w:ascii="Times New Roman" w:hAnsi="Times New Roman" w:cs="Times New Roman"/>
          <w:i/>
          <w:iCs/>
        </w:rPr>
        <w:t xml:space="preserve">Proc. </w:t>
      </w:r>
      <w:r>
        <w:rPr>
          <w:rFonts w:ascii="Times New Roman" w:hAnsi="Times New Roman" w:cs="Times New Roman"/>
          <w:i/>
          <w:iCs/>
          <w:lang w:val="en-US"/>
        </w:rPr>
        <w:t>Natl. Acad. Sci. U.S.A.</w:t>
      </w:r>
      <w:r>
        <w:rPr>
          <w:rFonts w:ascii="Times New Roman" w:hAnsi="Times New Roman" w:cs="Times New Roman"/>
          <w:lang w:val="en-US"/>
        </w:rPr>
        <w:t xml:space="preserve"> </w:t>
      </w:r>
      <w:r>
        <w:rPr>
          <w:rFonts w:ascii="Times New Roman" w:hAnsi="Times New Roman" w:cs="Times New Roman"/>
          <w:b/>
          <w:bCs/>
          <w:lang w:val="en-US"/>
        </w:rPr>
        <w:t>112</w:t>
      </w:r>
      <w:r>
        <w:rPr>
          <w:rFonts w:ascii="Times New Roman" w:hAnsi="Times New Roman" w:cs="Times New Roman"/>
          <w:lang w:val="en-US"/>
        </w:rPr>
        <w:t>, 15113–15118 (2015).</w:t>
      </w:r>
    </w:p>
    <w:p w14:paraId="5D7355B5"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 </w:t>
      </w:r>
      <w:r>
        <w:rPr>
          <w:rFonts w:ascii="Times New Roman" w:hAnsi="Times New Roman" w:cs="Times New Roman"/>
          <w:lang w:val="en-US"/>
        </w:rPr>
        <w:tab/>
        <w:t xml:space="preserve">T. D. Seeley,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53</w:t>
      </w:r>
      <w:r>
        <w:rPr>
          <w:rFonts w:ascii="Times New Roman" w:hAnsi="Times New Roman" w:cs="Times New Roman"/>
          <w:lang w:val="en-US"/>
        </w:rPr>
        <w:t>, 417–424 (2003).</w:t>
      </w:r>
    </w:p>
    <w:p w14:paraId="2CABDEDE"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lang w:val="en-US"/>
        </w:rPr>
        <w:tab/>
        <w:t xml:space="preserve">M. J. Hansen, P. Domenici, P. Bartashevich, A. Burns, J. Krause, </w:t>
      </w:r>
      <w:r>
        <w:rPr>
          <w:rFonts w:ascii="Times New Roman" w:hAnsi="Times New Roman" w:cs="Times New Roman"/>
          <w:i/>
          <w:iCs/>
          <w:lang w:val="en-US"/>
        </w:rPr>
        <w:t>Biological Reviews</w:t>
      </w:r>
      <w:r>
        <w:rPr>
          <w:rFonts w:ascii="Times New Roman" w:hAnsi="Times New Roman" w:cs="Times New Roman"/>
          <w:lang w:val="en-US"/>
        </w:rPr>
        <w:t xml:space="preserve">. </w:t>
      </w:r>
      <w:r>
        <w:rPr>
          <w:rFonts w:ascii="Times New Roman" w:hAnsi="Times New Roman" w:cs="Times New Roman"/>
          <w:b/>
          <w:bCs/>
          <w:lang w:val="en-US"/>
        </w:rPr>
        <w:t>98</w:t>
      </w:r>
      <w:r>
        <w:rPr>
          <w:rFonts w:ascii="Times New Roman" w:hAnsi="Times New Roman" w:cs="Times New Roman"/>
          <w:lang w:val="en-US"/>
        </w:rPr>
        <w:t>, 1687–1711 (2023).</w:t>
      </w:r>
    </w:p>
    <w:p w14:paraId="5891A385"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 </w:t>
      </w:r>
      <w:r>
        <w:rPr>
          <w:rFonts w:ascii="Times New Roman" w:hAnsi="Times New Roman" w:cs="Times New Roman"/>
          <w:lang w:val="en-US"/>
        </w:rPr>
        <w:tab/>
        <w:t xml:space="preserve">A. Berdahl, C. J. Torney, C. C. Ioannou, J. J. Faria, I. D. Couzin,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339</w:t>
      </w:r>
      <w:r>
        <w:rPr>
          <w:rFonts w:ascii="Times New Roman" w:hAnsi="Times New Roman" w:cs="Times New Roman"/>
          <w:lang w:val="en-US"/>
        </w:rPr>
        <w:t>, 574–576 (2013).</w:t>
      </w:r>
    </w:p>
    <w:p w14:paraId="663AF9FC"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5. </w:t>
      </w:r>
      <w:r>
        <w:rPr>
          <w:rFonts w:ascii="Times New Roman" w:hAnsi="Times New Roman" w:cs="Times New Roman"/>
          <w:lang w:val="en-US"/>
        </w:rPr>
        <w:tab/>
        <w:t xml:space="preserve">R. E. Kenward, </w:t>
      </w:r>
      <w:r>
        <w:rPr>
          <w:rFonts w:ascii="Times New Roman" w:hAnsi="Times New Roman" w:cs="Times New Roman"/>
          <w:i/>
          <w:iCs/>
          <w:lang w:val="en-US"/>
        </w:rPr>
        <w:t>The Journal of Animal Ecology</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449 (1978).</w:t>
      </w:r>
    </w:p>
    <w:p w14:paraId="7F951C1F"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6. </w:t>
      </w:r>
      <w:r>
        <w:rPr>
          <w:rFonts w:ascii="Times New Roman" w:hAnsi="Times New Roman" w:cs="Times New Roman"/>
          <w:lang w:val="en-US"/>
        </w:rPr>
        <w:tab/>
        <w:t xml:space="preserve">W. Cresswell,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433–442 (1994).</w:t>
      </w:r>
    </w:p>
    <w:p w14:paraId="1664E0D4"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7. </w:t>
      </w:r>
      <w:r>
        <w:rPr>
          <w:rFonts w:ascii="Times New Roman" w:hAnsi="Times New Roman" w:cs="Times New Roman"/>
          <w:lang w:val="en-US"/>
        </w:rPr>
        <w:tab/>
        <w:t xml:space="preserve">J. E. Herbert-Read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Proc. Natl. Acad. Sci. U.S.A.</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18726–18731 (2011).</w:t>
      </w:r>
    </w:p>
    <w:p w14:paraId="3711D964"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8. </w:t>
      </w:r>
      <w:r>
        <w:rPr>
          <w:rFonts w:ascii="Times New Roman" w:hAnsi="Times New Roman" w:cs="Times New Roman"/>
          <w:lang w:val="en-US"/>
        </w:rPr>
        <w:tab/>
        <w:t xml:space="preserve">M. Ballerini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76</w:t>
      </w:r>
      <w:r>
        <w:rPr>
          <w:rFonts w:ascii="Times New Roman" w:hAnsi="Times New Roman" w:cs="Times New Roman"/>
          <w:lang w:val="en-US"/>
        </w:rPr>
        <w:t>, 201–215 (2008).</w:t>
      </w:r>
    </w:p>
    <w:p w14:paraId="42CDA9E5"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lastRenderedPageBreak/>
        <w:t xml:space="preserve">9. </w:t>
      </w:r>
      <w:r>
        <w:rPr>
          <w:rFonts w:ascii="Times New Roman" w:hAnsi="Times New Roman" w:cs="Times New Roman"/>
          <w:lang w:val="en-US"/>
        </w:rPr>
        <w:tab/>
        <w:t xml:space="preserve">F. Montanari, G. Silvestri, E. Gallo, </w:t>
      </w:r>
      <w:r>
        <w:rPr>
          <w:rFonts w:ascii="Times New Roman" w:hAnsi="Times New Roman" w:cs="Times New Roman"/>
          <w:i/>
          <w:iCs/>
          <w:lang w:val="en-US"/>
        </w:rPr>
        <w:t>Journal of Sport Management</w:t>
      </w:r>
      <w:r>
        <w:rPr>
          <w:rFonts w:ascii="Times New Roman" w:hAnsi="Times New Roman" w:cs="Times New Roman"/>
          <w:lang w:val="en-US"/>
        </w:rPr>
        <w:t xml:space="preserve">. </w:t>
      </w:r>
      <w:r>
        <w:rPr>
          <w:rFonts w:ascii="Times New Roman" w:hAnsi="Times New Roman" w:cs="Times New Roman"/>
          <w:b/>
          <w:bCs/>
          <w:lang w:val="en-US"/>
        </w:rPr>
        <w:t>22</w:t>
      </w:r>
      <w:r>
        <w:rPr>
          <w:rFonts w:ascii="Times New Roman" w:hAnsi="Times New Roman" w:cs="Times New Roman"/>
          <w:lang w:val="en-US"/>
        </w:rPr>
        <w:t>, 701–716 (2008).</w:t>
      </w:r>
    </w:p>
    <w:p w14:paraId="66FB847D"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10. </w:t>
      </w:r>
      <w:r>
        <w:rPr>
          <w:rFonts w:ascii="Times New Roman" w:hAnsi="Times New Roman" w:cs="Times New Roman"/>
          <w:lang w:val="en-US"/>
        </w:rPr>
        <w:tab/>
        <w:t xml:space="preserve">B. Muskat, A. Anand, C. Contessotto, A. H. T. Tan, G. Park, </w:t>
      </w:r>
      <w:r>
        <w:rPr>
          <w:rFonts w:ascii="Times New Roman" w:hAnsi="Times New Roman" w:cs="Times New Roman"/>
          <w:i/>
          <w:iCs/>
          <w:lang w:val="en-US"/>
        </w:rPr>
        <w:t>Human Resource Management Review</w:t>
      </w:r>
      <w:r>
        <w:rPr>
          <w:rFonts w:ascii="Times New Roman" w:hAnsi="Times New Roman" w:cs="Times New Roman"/>
          <w:lang w:val="en-US"/>
        </w:rPr>
        <w:t xml:space="preserve">. </w:t>
      </w:r>
      <w:r>
        <w:rPr>
          <w:rFonts w:ascii="Times New Roman" w:hAnsi="Times New Roman" w:cs="Times New Roman"/>
          <w:b/>
          <w:bCs/>
          <w:lang w:val="en-US"/>
        </w:rPr>
        <w:t>32</w:t>
      </w:r>
      <w:r>
        <w:rPr>
          <w:rFonts w:ascii="Times New Roman" w:hAnsi="Times New Roman" w:cs="Times New Roman"/>
          <w:lang w:val="en-US"/>
        </w:rPr>
        <w:t>, 100892 (2022).</w:t>
      </w:r>
    </w:p>
    <w:p w14:paraId="5A16A87E"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11. </w:t>
      </w:r>
      <w:r>
        <w:rPr>
          <w:rFonts w:ascii="Times New Roman" w:hAnsi="Times New Roman" w:cs="Times New Roman"/>
          <w:lang w:val="en-US"/>
        </w:rPr>
        <w:tab/>
        <w:t xml:space="preserve">K. Joshi, J. Hernandez, J. Martinez, K. AbdelFattah, A. K. Gardner, </w:t>
      </w:r>
      <w:r>
        <w:rPr>
          <w:rFonts w:ascii="Times New Roman" w:hAnsi="Times New Roman" w:cs="Times New Roman"/>
          <w:i/>
          <w:iCs/>
          <w:lang w:val="en-US"/>
        </w:rPr>
        <w:t>The American Journal of Surgery</w:t>
      </w:r>
      <w:r>
        <w:rPr>
          <w:rFonts w:ascii="Times New Roman" w:hAnsi="Times New Roman" w:cs="Times New Roman"/>
          <w:lang w:val="en-US"/>
        </w:rPr>
        <w:t xml:space="preserve">. </w:t>
      </w:r>
      <w:r>
        <w:rPr>
          <w:rFonts w:ascii="Times New Roman" w:hAnsi="Times New Roman" w:cs="Times New Roman"/>
          <w:b/>
          <w:bCs/>
          <w:lang w:val="en-US"/>
        </w:rPr>
        <w:t>215</w:t>
      </w:r>
      <w:r>
        <w:rPr>
          <w:rFonts w:ascii="Times New Roman" w:hAnsi="Times New Roman" w:cs="Times New Roman"/>
          <w:lang w:val="en-US"/>
        </w:rPr>
        <w:t>, 243–249 (2018).</w:t>
      </w:r>
    </w:p>
    <w:p w14:paraId="324AD7FE"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12. </w:t>
      </w:r>
      <w:r>
        <w:rPr>
          <w:rFonts w:ascii="Times New Roman" w:hAnsi="Times New Roman" w:cs="Times New Roman"/>
          <w:lang w:val="en-US"/>
        </w:rPr>
        <w:tab/>
        <w:t xml:space="preserve">D. H. Gruenfeld, E. A. Mannix, K. Y. Williams, M. A. Neale,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67</w:t>
      </w:r>
      <w:r>
        <w:rPr>
          <w:rFonts w:ascii="Times New Roman" w:hAnsi="Times New Roman" w:cs="Times New Roman"/>
          <w:lang w:val="en-US"/>
        </w:rPr>
        <w:t>, 1–15 (1996).</w:t>
      </w:r>
    </w:p>
    <w:p w14:paraId="7C4D0C87"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13. </w:t>
      </w:r>
      <w:r>
        <w:rPr>
          <w:rFonts w:ascii="Times New Roman" w:hAnsi="Times New Roman" w:cs="Times New Roman"/>
          <w:lang w:val="en-US"/>
        </w:rPr>
        <w:tab/>
        <w:t xml:space="preserve">N. Oesch, R. I. M. Dunbar, </w:t>
      </w:r>
      <w:r>
        <w:rPr>
          <w:rFonts w:ascii="Times New Roman" w:hAnsi="Times New Roman" w:cs="Times New Roman"/>
          <w:i/>
          <w:iCs/>
          <w:lang w:val="en-US"/>
        </w:rPr>
        <w:t>Ethology</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483–495 (2018).</w:t>
      </w:r>
    </w:p>
    <w:p w14:paraId="32E68E68"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14. </w:t>
      </w:r>
      <w:r>
        <w:rPr>
          <w:rFonts w:ascii="Times New Roman" w:hAnsi="Times New Roman" w:cs="Times New Roman"/>
          <w:lang w:val="en-US"/>
        </w:rPr>
        <w:tab/>
        <w:t xml:space="preserve">R. S. Huckman, </w:t>
      </w:r>
      <w:r>
        <w:rPr>
          <w:rFonts w:ascii="Times New Roman" w:hAnsi="Times New Roman" w:cs="Times New Roman"/>
          <w:i/>
          <w:iCs/>
          <w:lang w:val="en-US"/>
        </w:rPr>
        <w:t>Harvard Business Review</w:t>
      </w:r>
      <w:r>
        <w:rPr>
          <w:rFonts w:ascii="Times New Roman" w:hAnsi="Times New Roman" w:cs="Times New Roman"/>
          <w:lang w:val="en-US"/>
        </w:rPr>
        <w:t xml:space="preserve">. </w:t>
      </w:r>
      <w:r>
        <w:rPr>
          <w:rFonts w:ascii="Times New Roman" w:hAnsi="Times New Roman" w:cs="Times New Roman"/>
          <w:b/>
          <w:bCs/>
          <w:lang w:val="en-US"/>
        </w:rPr>
        <w:t>91</w:t>
      </w:r>
      <w:r>
        <w:rPr>
          <w:rFonts w:ascii="Times New Roman" w:hAnsi="Times New Roman" w:cs="Times New Roman"/>
          <w:lang w:val="en-US"/>
        </w:rPr>
        <w:t>, 27–29 (2013).</w:t>
      </w:r>
    </w:p>
    <w:p w14:paraId="51F1ECE5"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15. </w:t>
      </w:r>
      <w:r>
        <w:rPr>
          <w:rFonts w:ascii="Times New Roman" w:hAnsi="Times New Roman" w:cs="Times New Roman"/>
          <w:lang w:val="en-US"/>
        </w:rPr>
        <w:tab/>
        <w:t xml:space="preserve">R. S. Huckman, B. R. Staats, D. M. Upton, </w:t>
      </w:r>
      <w:r>
        <w:rPr>
          <w:rFonts w:ascii="Times New Roman" w:hAnsi="Times New Roman" w:cs="Times New Roman"/>
          <w:i/>
          <w:iCs/>
          <w:lang w:val="en-US"/>
        </w:rPr>
        <w:t>Management Science</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85–100 (2009).</w:t>
      </w:r>
    </w:p>
    <w:p w14:paraId="4919E11C"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16. </w:t>
      </w:r>
      <w:r>
        <w:rPr>
          <w:rFonts w:ascii="Times New Roman" w:hAnsi="Times New Roman" w:cs="Times New Roman"/>
          <w:lang w:val="en-US"/>
        </w:rPr>
        <w:tab/>
        <w:t xml:space="preserve">S. Davis, R. Lukeman, T. M. Schaerf, A. J. W. Ward, </w:t>
      </w:r>
      <w:r>
        <w:rPr>
          <w:rFonts w:ascii="Times New Roman" w:hAnsi="Times New Roman" w:cs="Times New Roman"/>
          <w:i/>
          <w:iCs/>
          <w:lang w:val="en-US"/>
        </w:rPr>
        <w:t>R. Soc. open sci.</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170312 (2017).</w:t>
      </w:r>
    </w:p>
    <w:p w14:paraId="00DDD9CD"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17. </w:t>
      </w:r>
      <w:r>
        <w:rPr>
          <w:rFonts w:ascii="Times New Roman" w:hAnsi="Times New Roman" w:cs="Times New Roman"/>
          <w:lang w:val="en-US"/>
        </w:rPr>
        <w:tab/>
        <w:t xml:space="preserve">L. E. Nadler, M. I. McCormick, J. L. Johansen, P. Domenici,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897 (2021).</w:t>
      </w:r>
    </w:p>
    <w:p w14:paraId="59F92CCB"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18. </w:t>
      </w:r>
      <w:r>
        <w:rPr>
          <w:rFonts w:ascii="Times New Roman" w:hAnsi="Times New Roman" w:cs="Times New Roman"/>
          <w:lang w:val="en-US"/>
        </w:rPr>
        <w:tab/>
        <w:t xml:space="preserve">W. Swaney, J. Kendal, H. Capon, C. Brown, K. N. Laland,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62</w:t>
      </w:r>
      <w:r>
        <w:rPr>
          <w:rFonts w:ascii="Times New Roman" w:hAnsi="Times New Roman" w:cs="Times New Roman"/>
          <w:lang w:val="en-US"/>
        </w:rPr>
        <w:t>, 591–598 (2001).</w:t>
      </w:r>
    </w:p>
    <w:p w14:paraId="47383EBD"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19. </w:t>
      </w:r>
      <w:r>
        <w:rPr>
          <w:rFonts w:ascii="Times New Roman" w:hAnsi="Times New Roman" w:cs="Times New Roman"/>
          <w:lang w:val="en-US"/>
        </w:rPr>
        <w:tab/>
        <w:t xml:space="preserve">N. Atton, B. J. Galef, W. Hoppitt, M. M. Webster, K. N. Laland,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281</w:t>
      </w:r>
      <w:r>
        <w:rPr>
          <w:rFonts w:ascii="Times New Roman" w:hAnsi="Times New Roman" w:cs="Times New Roman"/>
          <w:lang w:val="en-US"/>
        </w:rPr>
        <w:t>, 20140579 (2014).</w:t>
      </w:r>
    </w:p>
    <w:p w14:paraId="53CBB98B"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20. </w:t>
      </w:r>
      <w:r>
        <w:rPr>
          <w:rFonts w:ascii="Times New Roman" w:hAnsi="Times New Roman" w:cs="Times New Roman"/>
          <w:lang w:val="en-US"/>
        </w:rPr>
        <w:tab/>
        <w:t xml:space="preserve">A. Strandburg-Peshkin, D. R. Farine, I. D. Couzin, M. C. Crofoot,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348</w:t>
      </w:r>
      <w:r>
        <w:rPr>
          <w:rFonts w:ascii="Times New Roman" w:hAnsi="Times New Roman" w:cs="Times New Roman"/>
          <w:lang w:val="en-US"/>
        </w:rPr>
        <w:t>, 1358–1361 (2015).</w:t>
      </w:r>
    </w:p>
    <w:p w14:paraId="4999DE04"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21. </w:t>
      </w:r>
      <w:r>
        <w:rPr>
          <w:rFonts w:ascii="Times New Roman" w:hAnsi="Times New Roman" w:cs="Times New Roman"/>
          <w:lang w:val="en-US"/>
        </w:rPr>
        <w:tab/>
        <w:t xml:space="preserve">D. Papageorgiou, B. Nyaguthii, D. R. Farine,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95 (2024).</w:t>
      </w:r>
    </w:p>
    <w:p w14:paraId="2EE71519"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22. </w:t>
      </w:r>
      <w:r>
        <w:rPr>
          <w:rFonts w:ascii="Times New Roman" w:hAnsi="Times New Roman" w:cs="Times New Roman"/>
          <w:lang w:val="en-US"/>
        </w:rPr>
        <w:tab/>
        <w:t xml:space="preserve">G. Chaverri, </w:t>
      </w:r>
      <w:r>
        <w:rPr>
          <w:rFonts w:ascii="Times New Roman" w:hAnsi="Times New Roman" w:cs="Times New Roman"/>
          <w:i/>
          <w:iCs/>
          <w:lang w:val="en-US"/>
        </w:rPr>
        <w:t>Behavioral Ecology and Sociobiology</w:t>
      </w:r>
      <w:r>
        <w:rPr>
          <w:rFonts w:ascii="Times New Roman" w:hAnsi="Times New Roman" w:cs="Times New Roman"/>
          <w:lang w:val="en-US"/>
        </w:rPr>
        <w:t xml:space="preserve">. </w:t>
      </w:r>
      <w:r>
        <w:rPr>
          <w:rFonts w:ascii="Times New Roman" w:hAnsi="Times New Roman" w:cs="Times New Roman"/>
          <w:b/>
          <w:bCs/>
          <w:lang w:val="en-US"/>
        </w:rPr>
        <w:t>64</w:t>
      </w:r>
      <w:r>
        <w:rPr>
          <w:rFonts w:ascii="Times New Roman" w:hAnsi="Times New Roman" w:cs="Times New Roman"/>
          <w:lang w:val="en-US"/>
        </w:rPr>
        <w:t>, 1619–1630 (2010).</w:t>
      </w:r>
    </w:p>
    <w:p w14:paraId="72212B28"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23. </w:t>
      </w:r>
      <w:r>
        <w:rPr>
          <w:rFonts w:ascii="Times New Roman" w:hAnsi="Times New Roman" w:cs="Times New Roman"/>
          <w:lang w:val="en-US"/>
        </w:rPr>
        <w:tab/>
        <w:t xml:space="preserve">M. J. Vonhof, H. Whitehead, M. B. Fenton,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68</w:t>
      </w:r>
      <w:r>
        <w:rPr>
          <w:rFonts w:ascii="Times New Roman" w:hAnsi="Times New Roman" w:cs="Times New Roman"/>
          <w:lang w:val="en-US"/>
        </w:rPr>
        <w:t>, 507–521 (2004).</w:t>
      </w:r>
    </w:p>
    <w:p w14:paraId="7D819DE1"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24. </w:t>
      </w:r>
      <w:r>
        <w:rPr>
          <w:rFonts w:ascii="Times New Roman" w:hAnsi="Times New Roman" w:cs="Times New Roman"/>
          <w:lang w:val="en-US"/>
        </w:rPr>
        <w:tab/>
        <w:t xml:space="preserve">J. S. Findley, D. E. Wilson, </w:t>
      </w:r>
      <w:r>
        <w:rPr>
          <w:rFonts w:ascii="Times New Roman" w:hAnsi="Times New Roman" w:cs="Times New Roman"/>
          <w:i/>
          <w:iCs/>
          <w:lang w:val="en-US"/>
        </w:rPr>
        <w:t>Journal of Mammalogy</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562–571 (1974).</w:t>
      </w:r>
    </w:p>
    <w:p w14:paraId="7092C6C8"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25. </w:t>
      </w:r>
      <w:r>
        <w:rPr>
          <w:rFonts w:ascii="Times New Roman" w:hAnsi="Times New Roman" w:cs="Times New Roman"/>
          <w:lang w:val="en-US"/>
        </w:rPr>
        <w:tab/>
        <w:t xml:space="preserve">M. J. Vonhof, M. B. Fenton, </w:t>
      </w:r>
      <w:r>
        <w:rPr>
          <w:rFonts w:ascii="Times New Roman" w:hAnsi="Times New Roman" w:cs="Times New Roman"/>
          <w:i/>
          <w:iCs/>
          <w:lang w:val="en-US"/>
        </w:rPr>
        <w:t>Journal of Tropical Ecology</w:t>
      </w:r>
      <w:r>
        <w:rPr>
          <w:rFonts w:ascii="Times New Roman" w:hAnsi="Times New Roman" w:cs="Times New Roman"/>
          <w:lang w:val="en-US"/>
        </w:rPr>
        <w:t xml:space="preserve">. </w:t>
      </w:r>
      <w:r>
        <w:rPr>
          <w:rFonts w:ascii="Times New Roman" w:hAnsi="Times New Roman" w:cs="Times New Roman"/>
          <w:b/>
          <w:bCs/>
          <w:lang w:val="en-US"/>
        </w:rPr>
        <w:t>20</w:t>
      </w:r>
      <w:r>
        <w:rPr>
          <w:rFonts w:ascii="Times New Roman" w:hAnsi="Times New Roman" w:cs="Times New Roman"/>
          <w:lang w:val="en-US"/>
        </w:rPr>
        <w:t>, 291–305 (2004).</w:t>
      </w:r>
    </w:p>
    <w:p w14:paraId="49E0E536"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26. </w:t>
      </w:r>
      <w:r>
        <w:rPr>
          <w:rFonts w:ascii="Times New Roman" w:hAnsi="Times New Roman" w:cs="Times New Roman"/>
          <w:lang w:val="en-US"/>
        </w:rPr>
        <w:tab/>
        <w:t xml:space="preserve">L. J. Morrell, R. James, </w:t>
      </w:r>
      <w:r>
        <w:rPr>
          <w:rFonts w:ascii="Times New Roman" w:hAnsi="Times New Roman" w:cs="Times New Roman"/>
          <w:i/>
          <w:iCs/>
          <w:lang w:val="en-US"/>
        </w:rPr>
        <w:t>Behavioral Ecology</w:t>
      </w:r>
      <w:r>
        <w:rPr>
          <w:rFonts w:ascii="Times New Roman" w:hAnsi="Times New Roman" w:cs="Times New Roman"/>
          <w:lang w:val="en-US"/>
        </w:rPr>
        <w:t xml:space="preserve">. </w:t>
      </w:r>
      <w:r>
        <w:rPr>
          <w:rFonts w:ascii="Times New Roman" w:hAnsi="Times New Roman" w:cs="Times New Roman"/>
          <w:b/>
          <w:bCs/>
          <w:lang w:val="en-US"/>
        </w:rPr>
        <w:t>19</w:t>
      </w:r>
      <w:r>
        <w:rPr>
          <w:rFonts w:ascii="Times New Roman" w:hAnsi="Times New Roman" w:cs="Times New Roman"/>
          <w:lang w:val="en-US"/>
        </w:rPr>
        <w:t>, 193–201 (2008).</w:t>
      </w:r>
    </w:p>
    <w:p w14:paraId="53C61A83"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27. </w:t>
      </w:r>
      <w:r>
        <w:rPr>
          <w:rFonts w:ascii="Times New Roman" w:hAnsi="Times New Roman" w:cs="Times New Roman"/>
          <w:lang w:val="en-US"/>
        </w:rPr>
        <w:tab/>
        <w:t xml:space="preserve">J. Krause, G. D. Ruxton, </w:t>
      </w:r>
      <w:r>
        <w:rPr>
          <w:rFonts w:ascii="Times New Roman" w:hAnsi="Times New Roman" w:cs="Times New Roman"/>
          <w:i/>
          <w:iCs/>
          <w:lang w:val="en-US"/>
        </w:rPr>
        <w:t>Living in groups</w:t>
      </w:r>
      <w:r>
        <w:rPr>
          <w:rFonts w:ascii="Times New Roman" w:hAnsi="Times New Roman" w:cs="Times New Roman"/>
          <w:lang w:val="en-US"/>
        </w:rPr>
        <w:t xml:space="preserve"> (Oxford University Press, New York, 2002).</w:t>
      </w:r>
    </w:p>
    <w:p w14:paraId="71F401E2"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28. </w:t>
      </w:r>
      <w:r>
        <w:rPr>
          <w:rFonts w:ascii="Times New Roman" w:hAnsi="Times New Roman" w:cs="Times New Roman"/>
          <w:lang w:val="en-US"/>
        </w:rPr>
        <w:tab/>
        <w:t xml:space="preserve">N. J. Raihani, M. J. Nelson‐Flower, K. Moyes, L. E. Browning, A. R. Ridley, </w:t>
      </w:r>
      <w:r>
        <w:rPr>
          <w:rFonts w:ascii="Times New Roman" w:hAnsi="Times New Roman" w:cs="Times New Roman"/>
          <w:i/>
          <w:iCs/>
          <w:lang w:val="en-US"/>
        </w:rPr>
        <w:t>Journal of Animal Ecology</w:t>
      </w:r>
      <w:r>
        <w:rPr>
          <w:rFonts w:ascii="Times New Roman" w:hAnsi="Times New Roman" w:cs="Times New Roman"/>
          <w:lang w:val="en-US"/>
        </w:rPr>
        <w:t xml:space="preserve">. </w:t>
      </w:r>
      <w:r>
        <w:rPr>
          <w:rFonts w:ascii="Times New Roman" w:hAnsi="Times New Roman" w:cs="Times New Roman"/>
          <w:b/>
          <w:bCs/>
          <w:lang w:val="en-US"/>
        </w:rPr>
        <w:t>79</w:t>
      </w:r>
      <w:r>
        <w:rPr>
          <w:rFonts w:ascii="Times New Roman" w:hAnsi="Times New Roman" w:cs="Times New Roman"/>
          <w:lang w:val="en-US"/>
        </w:rPr>
        <w:t>, 44–52 (2010).</w:t>
      </w:r>
    </w:p>
    <w:p w14:paraId="38F92354"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29. </w:t>
      </w:r>
      <w:r>
        <w:rPr>
          <w:rFonts w:ascii="Times New Roman" w:hAnsi="Times New Roman" w:cs="Times New Roman"/>
          <w:lang w:val="en-US"/>
        </w:rPr>
        <w:tab/>
        <w:t xml:space="preserve">K. Bebbington, B. J. Hatchwell, </w:t>
      </w:r>
      <w:r>
        <w:rPr>
          <w:rFonts w:ascii="Times New Roman" w:hAnsi="Times New Roman" w:cs="Times New Roman"/>
          <w:i/>
          <w:iCs/>
          <w:lang w:val="en-US"/>
        </w:rPr>
        <w:t>BEHECO</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652–659 (2016).</w:t>
      </w:r>
    </w:p>
    <w:p w14:paraId="48CD1A77"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30. </w:t>
      </w:r>
      <w:r>
        <w:rPr>
          <w:rFonts w:ascii="Times New Roman" w:hAnsi="Times New Roman" w:cs="Times New Roman"/>
          <w:lang w:val="en-US"/>
        </w:rPr>
        <w:tab/>
        <w:t xml:space="preserve">S. L. Marlow, C. N. Lacerenza, J. Paoletti, C. S. Burke, E. Salas,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144</w:t>
      </w:r>
      <w:r>
        <w:rPr>
          <w:rFonts w:ascii="Times New Roman" w:hAnsi="Times New Roman" w:cs="Times New Roman"/>
          <w:lang w:val="en-US"/>
        </w:rPr>
        <w:t>, 145–170 (2018).</w:t>
      </w:r>
    </w:p>
    <w:p w14:paraId="7F7D35F9"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31. </w:t>
      </w:r>
      <w:r>
        <w:rPr>
          <w:rFonts w:ascii="Times New Roman" w:hAnsi="Times New Roman" w:cs="Times New Roman"/>
          <w:lang w:val="en-US"/>
        </w:rPr>
        <w:tab/>
        <w:t xml:space="preserve">J. R. Mesmer-Magnus, L. A. DeChurch, </w:t>
      </w:r>
      <w:r>
        <w:rPr>
          <w:rFonts w:ascii="Times New Roman" w:hAnsi="Times New Roman" w:cs="Times New Roman"/>
          <w:i/>
          <w:iCs/>
          <w:lang w:val="en-US"/>
        </w:rPr>
        <w:t>Journal of Applied Psychology</w:t>
      </w:r>
      <w:r>
        <w:rPr>
          <w:rFonts w:ascii="Times New Roman" w:hAnsi="Times New Roman" w:cs="Times New Roman"/>
          <w:lang w:val="en-US"/>
        </w:rPr>
        <w:t xml:space="preserve">. </w:t>
      </w:r>
      <w:r>
        <w:rPr>
          <w:rFonts w:ascii="Times New Roman" w:hAnsi="Times New Roman" w:cs="Times New Roman"/>
          <w:b/>
          <w:bCs/>
          <w:lang w:val="en-US"/>
        </w:rPr>
        <w:t>94</w:t>
      </w:r>
      <w:r>
        <w:rPr>
          <w:rFonts w:ascii="Times New Roman" w:hAnsi="Times New Roman" w:cs="Times New Roman"/>
          <w:lang w:val="en-US"/>
        </w:rPr>
        <w:t>, 535–546 (2009).</w:t>
      </w:r>
    </w:p>
    <w:p w14:paraId="018C7D22"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lastRenderedPageBreak/>
        <w:t xml:space="preserve">32. </w:t>
      </w:r>
      <w:r>
        <w:rPr>
          <w:rFonts w:ascii="Times New Roman" w:hAnsi="Times New Roman" w:cs="Times New Roman"/>
          <w:lang w:val="en-US"/>
        </w:rPr>
        <w:tab/>
        <w:t xml:space="preserve">A. J. King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Biol. Lett.</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237–240 (2011).</w:t>
      </w:r>
    </w:p>
    <w:p w14:paraId="05A93595"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33. </w:t>
      </w:r>
      <w:r>
        <w:rPr>
          <w:rFonts w:ascii="Times New Roman" w:hAnsi="Times New Roman" w:cs="Times New Roman"/>
          <w:lang w:val="en-US"/>
        </w:rPr>
        <w:tab/>
        <w:t xml:space="preserve">H. E. A. MacGregor, C. C. Ioannou, </w:t>
      </w:r>
      <w:r>
        <w:rPr>
          <w:rFonts w:ascii="Times New Roman" w:hAnsi="Times New Roman" w:cs="Times New Roman"/>
          <w:i/>
          <w:iCs/>
          <w:lang w:val="en-US"/>
        </w:rPr>
        <w:t>Ecology and Evolution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e10708 (2023).</w:t>
      </w:r>
    </w:p>
    <w:p w14:paraId="47793965"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34. </w:t>
      </w:r>
      <w:r>
        <w:rPr>
          <w:rFonts w:ascii="Times New Roman" w:hAnsi="Times New Roman" w:cs="Times New Roman"/>
          <w:lang w:val="en-US"/>
        </w:rPr>
        <w:tab/>
        <w:t xml:space="preserve">A. C. Chamberlain, C. C. Ioannou,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129–138 (2019).</w:t>
      </w:r>
    </w:p>
    <w:p w14:paraId="109BB9BC"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35. </w:t>
      </w:r>
      <w:r>
        <w:rPr>
          <w:rFonts w:ascii="Times New Roman" w:hAnsi="Times New Roman" w:cs="Times New Roman"/>
          <w:lang w:val="en-US"/>
        </w:rPr>
        <w:tab/>
        <w:t xml:space="preserve">S. Jones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87–95 (2019).</w:t>
      </w:r>
    </w:p>
    <w:p w14:paraId="413113F3"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36. </w:t>
      </w:r>
      <w:r>
        <w:rPr>
          <w:rFonts w:ascii="Times New Roman" w:hAnsi="Times New Roman" w:cs="Times New Roman"/>
          <w:lang w:val="en-US"/>
        </w:rPr>
        <w:tab/>
        <w:t>J. R. Attwell, thesis, University of Bristol, Bristol, England (2023).</w:t>
      </w:r>
    </w:p>
    <w:p w14:paraId="12D72307"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37. </w:t>
      </w:r>
      <w:r>
        <w:rPr>
          <w:rFonts w:ascii="Times New Roman" w:hAnsi="Times New Roman" w:cs="Times New Roman"/>
          <w:lang w:val="en-US"/>
        </w:rPr>
        <w:tab/>
        <w:t xml:space="preserve">C. L. Devereux, E. Fernàndez‐Juricic, J. R. Krebs, M. J. Whittingham, </w:t>
      </w:r>
      <w:r>
        <w:rPr>
          <w:rFonts w:ascii="Times New Roman" w:hAnsi="Times New Roman" w:cs="Times New Roman"/>
          <w:i/>
          <w:iCs/>
          <w:lang w:val="en-US"/>
        </w:rPr>
        <w:t>Ibis</w:t>
      </w:r>
      <w:r>
        <w:rPr>
          <w:rFonts w:ascii="Times New Roman" w:hAnsi="Times New Roman" w:cs="Times New Roman"/>
          <w:lang w:val="en-US"/>
        </w:rPr>
        <w:t xml:space="preserve">. </w:t>
      </w:r>
      <w:r>
        <w:rPr>
          <w:rFonts w:ascii="Times New Roman" w:hAnsi="Times New Roman" w:cs="Times New Roman"/>
          <w:b/>
          <w:bCs/>
          <w:lang w:val="en-US"/>
        </w:rPr>
        <w:t>150</w:t>
      </w:r>
      <w:r>
        <w:rPr>
          <w:rFonts w:ascii="Times New Roman" w:hAnsi="Times New Roman" w:cs="Times New Roman"/>
          <w:lang w:val="en-US"/>
        </w:rPr>
        <w:t>, 191–198 (2008).</w:t>
      </w:r>
    </w:p>
    <w:p w14:paraId="62677D89"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38. </w:t>
      </w:r>
      <w:r>
        <w:rPr>
          <w:rFonts w:ascii="Times New Roman" w:hAnsi="Times New Roman" w:cs="Times New Roman"/>
          <w:lang w:val="en-US"/>
        </w:rPr>
        <w:tab/>
        <w:t xml:space="preserve">G. Chaverri, E. H. Gillam, M. J. Vonhof, </w:t>
      </w:r>
      <w:r>
        <w:rPr>
          <w:rFonts w:ascii="Times New Roman" w:hAnsi="Times New Roman" w:cs="Times New Roman"/>
          <w:i/>
          <w:iCs/>
          <w:lang w:val="en-US"/>
        </w:rPr>
        <w:t>Biology Letters</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441–444 (2010).</w:t>
      </w:r>
    </w:p>
    <w:p w14:paraId="3747E13D" w14:textId="77777777" w:rsidR="00B77121" w:rsidRPr="00804639" w:rsidRDefault="00821D2D">
      <w:pPr>
        <w:pStyle w:val="Bibliografa1"/>
        <w:rPr>
          <w:rFonts w:ascii="Times New Roman" w:hAnsi="Times New Roman" w:cs="Times New Roman"/>
          <w:lang w:val="de-DE"/>
          <w:rPrChange w:id="68" w:author="Damien Farine" w:date="2026-01-14T12:09:00Z">
            <w:rPr>
              <w:rFonts w:ascii="Times New Roman" w:hAnsi="Times New Roman" w:cs="Times New Roman"/>
              <w:lang w:val="en-US"/>
            </w:rPr>
          </w:rPrChange>
        </w:rPr>
      </w:pPr>
      <w:r>
        <w:rPr>
          <w:rFonts w:ascii="Times New Roman" w:hAnsi="Times New Roman" w:cs="Times New Roman"/>
          <w:lang w:val="en-US"/>
        </w:rPr>
        <w:t xml:space="preserve">39. </w:t>
      </w:r>
      <w:r>
        <w:rPr>
          <w:rFonts w:ascii="Times New Roman" w:hAnsi="Times New Roman" w:cs="Times New Roman"/>
          <w:lang w:val="en-US"/>
        </w:rPr>
        <w:tab/>
        <w:t xml:space="preserve">C.-C. Liao, R. D. Magrath, M. B. Manser, D. R. Farine, </w:t>
      </w:r>
      <w:r>
        <w:rPr>
          <w:rFonts w:ascii="Times New Roman" w:hAnsi="Times New Roman" w:cs="Times New Roman"/>
          <w:i/>
          <w:iCs/>
          <w:lang w:val="en-US"/>
        </w:rPr>
        <w:t xml:space="preserve">Phil. </w:t>
      </w:r>
      <w:r w:rsidRPr="00804639">
        <w:rPr>
          <w:rFonts w:ascii="Times New Roman" w:hAnsi="Times New Roman" w:cs="Times New Roman"/>
          <w:i/>
          <w:iCs/>
          <w:lang w:val="de-DE"/>
          <w:rPrChange w:id="69" w:author="Damien Farine" w:date="2026-01-14T12:09:00Z">
            <w:rPr>
              <w:rFonts w:ascii="Times New Roman" w:hAnsi="Times New Roman" w:cs="Times New Roman"/>
              <w:i/>
              <w:iCs/>
              <w:lang w:val="en-US"/>
            </w:rPr>
          </w:rPrChange>
        </w:rPr>
        <w:t>Trans. R. Soc. B</w:t>
      </w:r>
      <w:r w:rsidRPr="00804639">
        <w:rPr>
          <w:rFonts w:ascii="Times New Roman" w:hAnsi="Times New Roman" w:cs="Times New Roman"/>
          <w:lang w:val="de-DE"/>
          <w:rPrChange w:id="70" w:author="Damien Farine" w:date="2026-01-14T12:09:00Z">
            <w:rPr>
              <w:rFonts w:ascii="Times New Roman" w:hAnsi="Times New Roman" w:cs="Times New Roman"/>
              <w:lang w:val="en-US"/>
            </w:rPr>
          </w:rPrChange>
        </w:rPr>
        <w:t xml:space="preserve">. </w:t>
      </w:r>
      <w:r w:rsidRPr="00804639">
        <w:rPr>
          <w:rFonts w:ascii="Times New Roman" w:hAnsi="Times New Roman" w:cs="Times New Roman"/>
          <w:b/>
          <w:bCs/>
          <w:lang w:val="de-DE"/>
          <w:rPrChange w:id="71" w:author="Damien Farine" w:date="2026-01-14T12:09:00Z">
            <w:rPr>
              <w:rFonts w:ascii="Times New Roman" w:hAnsi="Times New Roman" w:cs="Times New Roman"/>
              <w:b/>
              <w:bCs/>
              <w:lang w:val="en-US"/>
            </w:rPr>
          </w:rPrChange>
        </w:rPr>
        <w:t>379</w:t>
      </w:r>
      <w:r w:rsidRPr="00804639">
        <w:rPr>
          <w:rFonts w:ascii="Times New Roman" w:hAnsi="Times New Roman" w:cs="Times New Roman"/>
          <w:lang w:val="de-DE"/>
          <w:rPrChange w:id="72" w:author="Damien Farine" w:date="2026-01-14T12:09:00Z">
            <w:rPr>
              <w:rFonts w:ascii="Times New Roman" w:hAnsi="Times New Roman" w:cs="Times New Roman"/>
              <w:lang w:val="en-US"/>
            </w:rPr>
          </w:rPrChange>
        </w:rPr>
        <w:t>, 20230184 (2024).</w:t>
      </w:r>
    </w:p>
    <w:p w14:paraId="5B98AD49" w14:textId="77777777" w:rsidR="00B77121" w:rsidRDefault="00821D2D">
      <w:pPr>
        <w:pStyle w:val="Bibliografa1"/>
        <w:rPr>
          <w:rFonts w:ascii="Times New Roman" w:hAnsi="Times New Roman" w:cs="Times New Roman"/>
          <w:lang w:val="en-US"/>
        </w:rPr>
      </w:pPr>
      <w:r w:rsidRPr="00804639">
        <w:rPr>
          <w:rFonts w:ascii="Times New Roman" w:hAnsi="Times New Roman" w:cs="Times New Roman"/>
          <w:lang w:val="de-DE"/>
          <w:rPrChange w:id="73" w:author="Damien Farine" w:date="2026-01-14T12:09:00Z">
            <w:rPr>
              <w:rFonts w:ascii="Times New Roman" w:hAnsi="Times New Roman" w:cs="Times New Roman"/>
              <w:lang w:val="en-US"/>
            </w:rPr>
          </w:rPrChange>
        </w:rPr>
        <w:t xml:space="preserve">40. </w:t>
      </w:r>
      <w:r w:rsidRPr="00804639">
        <w:rPr>
          <w:rFonts w:ascii="Times New Roman" w:hAnsi="Times New Roman" w:cs="Times New Roman"/>
          <w:lang w:val="de-DE"/>
          <w:rPrChange w:id="74" w:author="Damien Farine" w:date="2026-01-14T12:09:00Z">
            <w:rPr>
              <w:rFonts w:ascii="Times New Roman" w:hAnsi="Times New Roman" w:cs="Times New Roman"/>
              <w:lang w:val="en-US"/>
            </w:rPr>
          </w:rPrChange>
        </w:rPr>
        <w:tab/>
        <w:t xml:space="preserve">M. A. Strodl, P. Schausberger, </w:t>
      </w:r>
      <w:r w:rsidRPr="00804639">
        <w:rPr>
          <w:rFonts w:ascii="Times New Roman" w:hAnsi="Times New Roman" w:cs="Times New Roman"/>
          <w:i/>
          <w:iCs/>
          <w:lang w:val="de-DE"/>
          <w:rPrChange w:id="75" w:author="Damien Farine" w:date="2026-01-14T12:09:00Z">
            <w:rPr>
              <w:rFonts w:ascii="Times New Roman" w:hAnsi="Times New Roman" w:cs="Times New Roman"/>
              <w:i/>
              <w:iCs/>
              <w:lang w:val="en-US"/>
            </w:rPr>
          </w:rPrChange>
        </w:rPr>
        <w:t>Oikos</w:t>
      </w:r>
      <w:r w:rsidRPr="00804639">
        <w:rPr>
          <w:rFonts w:ascii="Times New Roman" w:hAnsi="Times New Roman" w:cs="Times New Roman"/>
          <w:lang w:val="de-DE"/>
          <w:rPrChange w:id="76" w:author="Damien Farine" w:date="2026-01-14T12:09:00Z">
            <w:rPr>
              <w:rFonts w:ascii="Times New Roman" w:hAnsi="Times New Roman" w:cs="Times New Roman"/>
              <w:lang w:val="en-US"/>
            </w:rPr>
          </w:rPrChange>
        </w:rPr>
        <w:t xml:space="preserve">. </w:t>
      </w:r>
      <w:r>
        <w:rPr>
          <w:rFonts w:ascii="Times New Roman" w:hAnsi="Times New Roman" w:cs="Times New Roman"/>
          <w:b/>
          <w:bCs/>
          <w:lang w:val="en-US"/>
        </w:rPr>
        <w:t>122</w:t>
      </w:r>
      <w:r>
        <w:rPr>
          <w:rFonts w:ascii="Times New Roman" w:hAnsi="Times New Roman" w:cs="Times New Roman"/>
          <w:lang w:val="en-US"/>
        </w:rPr>
        <w:t>, 1217–1226 (2013).</w:t>
      </w:r>
    </w:p>
    <w:p w14:paraId="0B3CB858"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41. </w:t>
      </w:r>
      <w:r>
        <w:rPr>
          <w:rFonts w:ascii="Times New Roman" w:hAnsi="Times New Roman" w:cs="Times New Roman"/>
          <w:lang w:val="en-US"/>
        </w:rPr>
        <w:tab/>
        <w:t xml:space="preserve">S. W. Griffiths, S. Brockmark, J. Höjesjö, J. I. Johnsson, </w:t>
      </w:r>
      <w:r>
        <w:rPr>
          <w:rFonts w:ascii="Times New Roman" w:hAnsi="Times New Roman" w:cs="Times New Roman"/>
          <w:i/>
          <w:iCs/>
          <w:lang w:val="en-US"/>
        </w:rPr>
        <w:t>Proc. R. Soc. Lond. B</w:t>
      </w:r>
      <w:r>
        <w:rPr>
          <w:rFonts w:ascii="Times New Roman" w:hAnsi="Times New Roman" w:cs="Times New Roman"/>
          <w:lang w:val="en-US"/>
        </w:rPr>
        <w:t xml:space="preserve">. </w:t>
      </w:r>
      <w:r>
        <w:rPr>
          <w:rFonts w:ascii="Times New Roman" w:hAnsi="Times New Roman" w:cs="Times New Roman"/>
          <w:b/>
          <w:bCs/>
          <w:lang w:val="en-US"/>
        </w:rPr>
        <w:t>271</w:t>
      </w:r>
      <w:r>
        <w:rPr>
          <w:rFonts w:ascii="Times New Roman" w:hAnsi="Times New Roman" w:cs="Times New Roman"/>
          <w:lang w:val="en-US"/>
        </w:rPr>
        <w:t>, 695–699 (2004).</w:t>
      </w:r>
    </w:p>
    <w:p w14:paraId="3378ADE2"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42. </w:t>
      </w:r>
      <w:r>
        <w:rPr>
          <w:rFonts w:ascii="Times New Roman" w:hAnsi="Times New Roman" w:cs="Times New Roman"/>
          <w:lang w:val="en-US"/>
        </w:rPr>
        <w:tab/>
        <w:t xml:space="preserve">M. M. Mariette, S. C. Griffith, </w:t>
      </w:r>
      <w:r>
        <w:rPr>
          <w:rFonts w:ascii="Times New Roman" w:hAnsi="Times New Roman" w:cs="Times New Roman"/>
          <w:i/>
          <w:iCs/>
          <w:lang w:val="en-US"/>
        </w:rPr>
        <w:t>Journal of Avian Biology</w:t>
      </w:r>
      <w:r>
        <w:rPr>
          <w:rFonts w:ascii="Times New Roman" w:hAnsi="Times New Roman" w:cs="Times New Roman"/>
          <w:lang w:val="en-US"/>
        </w:rPr>
        <w:t xml:space="preserve">. </w:t>
      </w:r>
      <w:r>
        <w:rPr>
          <w:rFonts w:ascii="Times New Roman" w:hAnsi="Times New Roman" w:cs="Times New Roman"/>
          <w:b/>
          <w:bCs/>
          <w:lang w:val="en-US"/>
        </w:rPr>
        <w:t>43</w:t>
      </w:r>
      <w:r>
        <w:rPr>
          <w:rFonts w:ascii="Times New Roman" w:hAnsi="Times New Roman" w:cs="Times New Roman"/>
          <w:lang w:val="en-US"/>
        </w:rPr>
        <w:t>, 131–140 (2012).</w:t>
      </w:r>
    </w:p>
    <w:p w14:paraId="37B38D7F"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43. </w:t>
      </w:r>
      <w:r>
        <w:rPr>
          <w:rFonts w:ascii="Times New Roman" w:hAnsi="Times New Roman" w:cs="Times New Roman"/>
          <w:lang w:val="en-US"/>
        </w:rPr>
        <w:tab/>
        <w:t xml:space="preserve">C. Doutrelant, R. Covas,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74</w:t>
      </w:r>
      <w:r>
        <w:rPr>
          <w:rFonts w:ascii="Times New Roman" w:hAnsi="Times New Roman" w:cs="Times New Roman"/>
          <w:lang w:val="en-US"/>
        </w:rPr>
        <w:t>, 739–747 (2007).</w:t>
      </w:r>
    </w:p>
    <w:p w14:paraId="7E48052B"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44. </w:t>
      </w:r>
      <w:r>
        <w:rPr>
          <w:rFonts w:ascii="Times New Roman" w:hAnsi="Times New Roman" w:cs="Times New Roman"/>
          <w:lang w:val="en-US"/>
        </w:rPr>
        <w:tab/>
        <w:t xml:space="preserve">K. E. Lucia, B. Keane,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66</w:t>
      </w:r>
      <w:r>
        <w:rPr>
          <w:rFonts w:ascii="Times New Roman" w:hAnsi="Times New Roman" w:cs="Times New Roman"/>
          <w:lang w:val="en-US"/>
        </w:rPr>
        <w:t>, 13–27 (2012).</w:t>
      </w:r>
    </w:p>
    <w:p w14:paraId="2BFB4021"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45. </w:t>
      </w:r>
      <w:r>
        <w:rPr>
          <w:rFonts w:ascii="Times New Roman" w:hAnsi="Times New Roman" w:cs="Times New Roman"/>
          <w:lang w:val="en-US"/>
        </w:rPr>
        <w:tab/>
        <w:t xml:space="preserve">A. Culina, J. A. Firth, C. A. Hinde,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287</w:t>
      </w:r>
      <w:r>
        <w:rPr>
          <w:rFonts w:ascii="Times New Roman" w:hAnsi="Times New Roman" w:cs="Times New Roman"/>
          <w:lang w:val="en-US"/>
        </w:rPr>
        <w:t>, 20201554 (2020).</w:t>
      </w:r>
    </w:p>
    <w:p w14:paraId="60D7EF0E"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46. </w:t>
      </w:r>
      <w:r>
        <w:rPr>
          <w:rFonts w:ascii="Times New Roman" w:hAnsi="Times New Roman" w:cs="Times New Roman"/>
          <w:lang w:val="en-US"/>
        </w:rPr>
        <w:tab/>
        <w:t xml:space="preserve">P. Byholm, M. Beal, N. Isaksson, U. Lötberg, S. Åkesson, </w:t>
      </w:r>
      <w:r>
        <w:rPr>
          <w:rFonts w:ascii="Times New Roman" w:hAnsi="Times New Roman" w:cs="Times New Roman"/>
          <w:i/>
          <w:iCs/>
          <w:lang w:val="en-US"/>
        </w:rPr>
        <w:t>Nat Commun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1566 (2022).</w:t>
      </w:r>
    </w:p>
    <w:p w14:paraId="56FAC759"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47. </w:t>
      </w:r>
      <w:r>
        <w:rPr>
          <w:rFonts w:ascii="Times New Roman" w:hAnsi="Times New Roman" w:cs="Times New Roman"/>
          <w:lang w:val="en-US"/>
        </w:rPr>
        <w:tab/>
        <w:t xml:space="preserve">R. Chetverikova, O. Babushkina, S. Galkina, V. Shokhrin, J. Bojarinova,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71</w:t>
      </w:r>
      <w:r>
        <w:rPr>
          <w:rFonts w:ascii="Times New Roman" w:hAnsi="Times New Roman" w:cs="Times New Roman"/>
          <w:lang w:val="en-US"/>
        </w:rPr>
        <w:t>, 40 (2017).</w:t>
      </w:r>
    </w:p>
    <w:p w14:paraId="6DBE844F" w14:textId="77777777" w:rsidR="00B77121" w:rsidRDefault="00821D2D">
      <w:pPr>
        <w:pStyle w:val="Bibliografa1"/>
        <w:rPr>
          <w:rFonts w:ascii="Times New Roman" w:hAnsi="Times New Roman" w:cs="Times New Roman"/>
          <w:lang w:val="en-US"/>
        </w:rPr>
      </w:pPr>
      <w:r>
        <w:rPr>
          <w:rFonts w:ascii="Times New Roman" w:hAnsi="Times New Roman" w:cs="Times New Roman"/>
          <w:lang w:val="en-US"/>
        </w:rPr>
        <w:t xml:space="preserve">48. </w:t>
      </w:r>
      <w:r>
        <w:rPr>
          <w:rFonts w:ascii="Times New Roman" w:hAnsi="Times New Roman" w:cs="Times New Roman"/>
          <w:lang w:val="en-US"/>
        </w:rPr>
        <w:tab/>
        <w:t xml:space="preserve">A. Kölzsch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Journal of Avian Biology</w:t>
      </w:r>
      <w:r>
        <w:rPr>
          <w:rFonts w:ascii="Times New Roman" w:hAnsi="Times New Roman" w:cs="Times New Roman"/>
          <w:lang w:val="en-US"/>
        </w:rPr>
        <w:t>, in press, doi:10.1111/jav.02392.</w:t>
      </w:r>
    </w:p>
    <w:p w14:paraId="40E6C8E1" w14:textId="77777777" w:rsidR="00B77121" w:rsidRDefault="00821D2D">
      <w:pPr>
        <w:rPr>
          <w:lang w:val="en-GB"/>
        </w:rPr>
      </w:pPr>
      <w:r>
        <w:rPr>
          <w:lang w:val="en-GB"/>
        </w:rPr>
        <w:fldChar w:fldCharType="end"/>
      </w:r>
    </w:p>
    <w:sectPr w:rsidR="00B7712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Goerlitz, Holger" w:date="2026-01-16T13:21:00Z" w:initials="HG">
    <w:p w14:paraId="0F8BB1A6" w14:textId="77777777" w:rsidR="00787B47" w:rsidRDefault="00787B47" w:rsidP="00787B47">
      <w:pPr>
        <w:pStyle w:val="CommentText"/>
      </w:pPr>
      <w:r>
        <w:rPr>
          <w:rStyle w:val="CommentReference"/>
        </w:rPr>
        <w:annotationRef/>
      </w:r>
      <w:r>
        <w:t>Is this correct? I gathered this from the results (e.g., Fig. 3). I know we need to be super brief, though a few more details about the methods would help me to understand the results. I thus added some information at a few positions. Please correct if I got it wrong.</w:t>
      </w:r>
    </w:p>
  </w:comment>
  <w:comment w:id="25" w:author="Damien Farine" w:date="2026-01-14T12:42:00Z" w:initials="DF">
    <w:p w14:paraId="5FF5F0AC" w14:textId="611223BB" w:rsidR="00E22CCD" w:rsidRDefault="00E22CCD">
      <w:pPr>
        <w:pStyle w:val="CommentText"/>
      </w:pPr>
      <w:r>
        <w:rPr>
          <w:rStyle w:val="CommentReference"/>
        </w:rPr>
        <w:annotationRef/>
      </w:r>
      <w:r>
        <w:t>The axes labels are too tiny.</w:t>
      </w:r>
    </w:p>
  </w:comment>
  <w:comment w:id="26" w:author="Goerlitz, Holger" w:date="2026-01-16T13:23:00Z" w:initials="HG">
    <w:p w14:paraId="78F8B347" w14:textId="77777777" w:rsidR="00787B47" w:rsidRDefault="00787B47" w:rsidP="00787B47">
      <w:pPr>
        <w:pStyle w:val="CommentText"/>
      </w:pPr>
      <w:r>
        <w:rPr>
          <w:rStyle w:val="CommentReference"/>
        </w:rPr>
        <w:annotationRef/>
      </w:r>
      <w:r>
        <w:t>Yes, please increase. If space is an issue, it would be enough to show them only at the bottom left panel</w:t>
      </w:r>
    </w:p>
  </w:comment>
  <w:comment w:id="28" w:author="Goerlitz, Holger" w:date="2026-01-16T13:29:00Z" w:initials="HG">
    <w:p w14:paraId="4D82FBAB" w14:textId="77777777" w:rsidR="007F48F6" w:rsidRDefault="007F48F6" w:rsidP="007F48F6">
      <w:pPr>
        <w:pStyle w:val="CommentText"/>
      </w:pPr>
      <w:r>
        <w:rPr>
          <w:rStyle w:val="CommentReference"/>
        </w:rPr>
        <w:annotationRef/>
      </w:r>
      <w:r>
        <w:t>Stats and sample size has low contrast because of light grey colour. I‘d suggest to use dark grey / black, as in other panels.</w:t>
      </w:r>
    </w:p>
    <w:p w14:paraId="70F605A1" w14:textId="77777777" w:rsidR="007F48F6" w:rsidRDefault="007F48F6" w:rsidP="007F48F6">
      <w:pPr>
        <w:pStyle w:val="CommentText"/>
      </w:pPr>
      <w:r>
        <w:t>Note that the minus-sign and the hyphen in the right panel should be of different length to be better distinguishable (</w:t>
      </w:r>
      <w:r>
        <w:rPr>
          <w:i/>
          <w:iCs/>
          <w:lang w:val="en-US"/>
        </w:rPr>
        <w:t>-0.45 – -0.23)</w:t>
      </w:r>
    </w:p>
  </w:comment>
  <w:comment w:id="30" w:author="Goerlitz, Holger" w:date="2026-01-16T13:34:00Z" w:initials="HG">
    <w:p w14:paraId="00FD9B75" w14:textId="77777777" w:rsidR="00DC55F1" w:rsidRDefault="00DC55F1" w:rsidP="00DC55F1">
      <w:pPr>
        <w:pStyle w:val="CommentText"/>
      </w:pPr>
      <w:r>
        <w:rPr>
          <w:rStyle w:val="CommentReference"/>
        </w:rPr>
        <w:annotationRef/>
      </w:r>
      <w:r>
        <w:t>Correct?</w:t>
      </w:r>
    </w:p>
  </w:comment>
  <w:comment w:id="37" w:author="Damien Farine" w:date="2025-07-11T11:09:00Z" w:initials="DF">
    <w:p w14:paraId="72C23C32" w14:textId="0F8F30B0" w:rsidR="00B77121" w:rsidRDefault="00821D2D">
      <w:pPr>
        <w:pStyle w:val="CommentText"/>
      </w:pPr>
      <w:r>
        <w:t>No need to repeat stats in the text if they are in the figure.</w:t>
      </w:r>
    </w:p>
    <w:p w14:paraId="2BB6A64D" w14:textId="77777777" w:rsidR="00B77121" w:rsidRDefault="00B77121">
      <w:pPr>
        <w:pStyle w:val="CommentText"/>
      </w:pPr>
    </w:p>
    <w:p w14:paraId="208C34CA" w14:textId="77777777" w:rsidR="00B77121" w:rsidRDefault="00821D2D">
      <w:pPr>
        <w:pStyle w:val="CommentText"/>
      </w:pPr>
      <w:r>
        <w:t>That said, I couldn’t find any results about the initial entry time, even though it’s mentioned that these were measured in the main text. Is there a difference there?</w:t>
      </w:r>
    </w:p>
    <w:p w14:paraId="5FC6D721" w14:textId="77777777" w:rsidR="00B77121" w:rsidRDefault="00B77121">
      <w:pPr>
        <w:pStyle w:val="CommentText"/>
      </w:pPr>
    </w:p>
    <w:p w14:paraId="3DD1EF24" w14:textId="77777777" w:rsidR="00B77121" w:rsidRDefault="00821D2D">
      <w:pPr>
        <w:pStyle w:val="CommentText"/>
      </w:pPr>
      <w:r>
        <w:t>Also, in my opinion, the “time difference” values could be square-rooted before fitting the model shown in Figure 2.</w:t>
      </w:r>
    </w:p>
  </w:comment>
  <w:comment w:id="38" w:author="marcelo" w:date="2026-01-13T15:12:00Z" w:initials="mas">
    <w:p w14:paraId="39D0160A" w14:textId="77777777" w:rsidR="00B77121" w:rsidRDefault="00821D2D">
      <w:pPr>
        <w:pStyle w:val="CommentText"/>
        <w:rPr>
          <w:lang w:val="en-US"/>
        </w:rPr>
      </w:pPr>
      <w:r>
        <w:rPr>
          <w:lang w:val="en-US"/>
        </w:rPr>
        <w:t xml:space="preserve">Time entry did not differ between group types. </w:t>
      </w:r>
    </w:p>
    <w:p w14:paraId="7EEA4EED" w14:textId="77777777" w:rsidR="00B77121" w:rsidRDefault="00B77121">
      <w:pPr>
        <w:pStyle w:val="CommentText"/>
        <w:rPr>
          <w:lang w:val="en-US"/>
        </w:rPr>
      </w:pPr>
    </w:p>
    <w:p w14:paraId="7DE2DD5E" w14:textId="77777777" w:rsidR="00B77121" w:rsidRDefault="00821D2D">
      <w:pPr>
        <w:pStyle w:val="CommentText"/>
        <w:rPr>
          <w:lang w:val="en-US"/>
        </w:rPr>
      </w:pPr>
      <w:r>
        <w:rPr>
          <w:lang w:val="en-US"/>
        </w:rPr>
        <w:t>We log transformed time diferences for stats</w:t>
      </w:r>
    </w:p>
  </w:comment>
  <w:comment w:id="39" w:author="Goerlitz, Holger" w:date="2026-01-16T13:34:00Z" w:initials="HG">
    <w:p w14:paraId="4D69A58B" w14:textId="77777777" w:rsidR="00DC55F1" w:rsidRDefault="00DC55F1" w:rsidP="00DC55F1">
      <w:pPr>
        <w:pStyle w:val="CommentText"/>
      </w:pPr>
      <w:r>
        <w:rPr>
          <w:rStyle w:val="CommentReference"/>
        </w:rPr>
        <w:annotationRef/>
      </w:r>
      <w:r>
        <w:t>Here, brief method info about the start of the experiment would be helpful for me to understand how the simulated groups were time-aligned. What is the zero-time of all trials? Where the bats released into the flight cage (= 0s), and you timed the flight duration per individual until it entered the furled leaf? I added this information a few lines up - is this correct?</w:t>
      </w:r>
    </w:p>
  </w:comment>
  <w:comment w:id="42" w:author="Goerlitz, Holger" w:date="2026-01-15T19:25:00Z" w:initials="HG">
    <w:p w14:paraId="3CF71C94" w14:textId="77777777" w:rsidR="00DC55F1" w:rsidRDefault="005376DC" w:rsidP="00DC55F1">
      <w:pPr>
        <w:pStyle w:val="CommentText"/>
      </w:pPr>
      <w:r>
        <w:rPr>
          <w:rStyle w:val="CommentReference"/>
        </w:rPr>
        <w:annotationRef/>
      </w:r>
      <w:r w:rsidR="00DC55F1">
        <w:rPr>
          <w:lang w:val="es-ES"/>
        </w:rPr>
        <w:t>I found „reduced to fourfold“ difficult to understand, because fourfold indicates an increase, not decrease, to me. Thus the suggested change.</w:t>
      </w:r>
    </w:p>
    <w:p w14:paraId="6F103C98" w14:textId="77777777" w:rsidR="00DC55F1" w:rsidRDefault="00DC55F1" w:rsidP="00DC55F1">
      <w:pPr>
        <w:pStyle w:val="CommentText"/>
      </w:pPr>
    </w:p>
    <w:p w14:paraId="782EFE75" w14:textId="77777777" w:rsidR="00DC55F1" w:rsidRDefault="00DC55F1" w:rsidP="00DC55F1">
      <w:pPr>
        <w:pStyle w:val="CommentText"/>
      </w:pPr>
      <w:r>
        <w:rPr>
          <w:lang w:val="es-ES"/>
        </w:rPr>
        <w:t>Even simplier might be: „Familiar groups had approximately four times shorter time differences between successive entries than simulated groups (X vs Y s)“ or “The time between successive entries in familiar groups was approximately four times shorter than in simulated groups (X vs Y s)”</w:t>
      </w:r>
    </w:p>
  </w:comment>
  <w:comment w:id="50" w:author="Goerlitz, Holger" w:date="2026-01-16T13:18:00Z" w:initials="HG">
    <w:p w14:paraId="3BC65159" w14:textId="77777777" w:rsidR="00515E56" w:rsidRDefault="00787B47" w:rsidP="00515E56">
      <w:pPr>
        <w:pStyle w:val="CommentText"/>
      </w:pPr>
      <w:r>
        <w:rPr>
          <w:rStyle w:val="CommentReference"/>
        </w:rPr>
        <w:annotationRef/>
      </w:r>
      <w:r w:rsidR="00515E56">
        <w:rPr>
          <w:lang w:val="es-ES"/>
        </w:rPr>
        <w:t>Where these trials of individuals flying alone (not clearly stated in the main text), or one selected trajectory of one individual while flying in a group trial?</w:t>
      </w:r>
    </w:p>
    <w:p w14:paraId="422B8E7C" w14:textId="77777777" w:rsidR="00515E56" w:rsidRDefault="00515E56" w:rsidP="00515E56">
      <w:pPr>
        <w:pStyle w:val="CommentText"/>
      </w:pPr>
    </w:p>
    <w:p w14:paraId="1C060C02" w14:textId="77777777" w:rsidR="00515E56" w:rsidRDefault="00515E56" w:rsidP="00515E56">
      <w:pPr>
        <w:pStyle w:val="CommentText"/>
      </w:pPr>
      <w:r>
        <w:rPr>
          <w:lang w:val="es-ES"/>
        </w:rPr>
        <w:t>See my brief method edit in the second paragraph of page 2. I tried to clarify some parts of the methods that were unclear to me and that I think will help the reader without going too much into detail. Please correct if I got it wrong.</w:t>
      </w:r>
    </w:p>
    <w:p w14:paraId="2F075DDA" w14:textId="77777777" w:rsidR="00515E56" w:rsidRDefault="00515E56" w:rsidP="00515E56">
      <w:pPr>
        <w:pStyle w:val="CommentText"/>
      </w:pPr>
    </w:p>
    <w:p w14:paraId="0A4E132F" w14:textId="77777777" w:rsidR="00515E56" w:rsidRDefault="00515E56" w:rsidP="00515E56">
      <w:pPr>
        <w:pStyle w:val="CommentText"/>
      </w:pPr>
      <w:r>
        <w:rPr>
          <w:lang w:val="es-ES"/>
        </w:rPr>
        <w:t>And what is the start time of the trial? See comment and added sentence on previous page</w:t>
      </w:r>
    </w:p>
  </w:comment>
  <w:comment w:id="51" w:author="Damien Farine" w:date="2026-01-14T12:36:00Z" w:initials="DF">
    <w:p w14:paraId="1C08201A" w14:textId="7A876F4B" w:rsidR="00BC3F65" w:rsidRDefault="00BC3F65">
      <w:pPr>
        <w:pStyle w:val="CommentText"/>
      </w:pPr>
      <w:r>
        <w:rPr>
          <w:rStyle w:val="CommentReference"/>
        </w:rPr>
        <w:annotationRef/>
      </w:r>
      <w:r>
        <w:t>This could go as a panel on the right of the Figure 3.</w:t>
      </w:r>
    </w:p>
  </w:comment>
  <w:comment w:id="52" w:author="Goerlitz, Holger" w:date="2026-01-16T13:35:00Z" w:initials="HG">
    <w:p w14:paraId="34FEDBA7" w14:textId="77777777" w:rsidR="00DC55F1" w:rsidRDefault="00DC55F1" w:rsidP="00DC55F1">
      <w:pPr>
        <w:pStyle w:val="CommentText"/>
      </w:pPr>
      <w:r>
        <w:rPr>
          <w:rStyle w:val="CommentReference"/>
        </w:rPr>
        <w:annotationRef/>
      </w:r>
      <w:r>
        <w:t>Agreed</w:t>
      </w:r>
    </w:p>
  </w:comment>
  <w:comment w:id="53" w:author="Goerlitz, Holger" w:date="2026-01-15T19:23:00Z" w:initials="HG">
    <w:p w14:paraId="6623FEF7" w14:textId="77777777" w:rsidR="00515E56" w:rsidRDefault="005376DC" w:rsidP="00515E56">
      <w:pPr>
        <w:pStyle w:val="CommentText"/>
      </w:pPr>
      <w:r>
        <w:rPr>
          <w:rStyle w:val="CommentReference"/>
        </w:rPr>
        <w:annotationRef/>
      </w:r>
      <w:r w:rsidR="00515E56">
        <w:rPr>
          <w:lang w:val="es-ES"/>
        </w:rPr>
        <w:t>When just looking at the figure, I find the percentage values not self-explanatory. I tend to think from left to right, so first assumed an increase, until I realized that you express a reduction relative to the simulated group. If you want to keep this, I’d suggest to add a minus-sign in front of the percentage values. Otherwise, particularly the 78% value appeared strange to me (I was rather expecting a value of 22%, i.e., about 50% x 57% based on the other two comparisions).</w:t>
      </w:r>
    </w:p>
  </w:comment>
  <w:comment w:id="57" w:author="Damien Farine" w:date="2026-01-14T12:39:00Z" w:initials="DF">
    <w:p w14:paraId="72E7EEAC" w14:textId="709E8F25" w:rsidR="00E84094" w:rsidRDefault="00E84094">
      <w:pPr>
        <w:pStyle w:val="CommentText"/>
      </w:pPr>
      <w:r>
        <w:rPr>
          <w:rStyle w:val="CommentReference"/>
        </w:rPr>
        <w:annotationRef/>
      </w:r>
      <w:r>
        <w:t>Here’s a couple of reviews that could be cited here:</w:t>
      </w:r>
      <w:r>
        <w:br/>
      </w:r>
      <w:r>
        <w:br/>
      </w:r>
      <w:hyperlink r:id="rId1" w:history="1">
        <w:r w:rsidRPr="00BB3BD5">
          <w:rPr>
            <w:rStyle w:val="Hyperlink"/>
          </w:rPr>
          <w:t>https://pmc.ncbi.nlm.nih.gov/articles/PMC2692487/</w:t>
        </w:r>
      </w:hyperlink>
    </w:p>
    <w:p w14:paraId="790E86BE" w14:textId="0C162527" w:rsidR="00E84094" w:rsidRDefault="00000000">
      <w:pPr>
        <w:pStyle w:val="CommentText"/>
      </w:pPr>
      <w:hyperlink r:id="rId2" w:history="1">
        <w:r w:rsidR="0052054E" w:rsidRPr="00BB3BD5">
          <w:rPr>
            <w:rStyle w:val="Hyperlink"/>
          </w:rPr>
          <w:t>https://www.cell.com/current-biology/fulltext/S0960-9822(09)01680-7</w:t>
        </w:r>
      </w:hyperlink>
    </w:p>
    <w:p w14:paraId="7EDA90F7" w14:textId="17EA89DD" w:rsidR="0052054E" w:rsidRDefault="00000000">
      <w:pPr>
        <w:pStyle w:val="CommentText"/>
      </w:pPr>
      <w:hyperlink r:id="rId3" w:history="1">
        <w:r w:rsidR="00F251B9" w:rsidRPr="00BB3BD5">
          <w:rPr>
            <w:rStyle w:val="Hyperlink"/>
          </w:rPr>
          <w:t>https://royalsocietypublishing.org/rstb/article/379/1905/20230184/109491/The-relative-contribution-of-acoustic-signals</w:t>
        </w:r>
      </w:hyperlink>
    </w:p>
    <w:p w14:paraId="5549ABD0" w14:textId="0863FC81" w:rsidR="00F251B9" w:rsidRDefault="00F251B9">
      <w:pPr>
        <w:pStyle w:val="CommentText"/>
      </w:pPr>
    </w:p>
  </w:comment>
  <w:comment w:id="61" w:author="Goerlitz, Holger" w:date="2026-01-16T13:52:00Z" w:initials="HG">
    <w:p w14:paraId="6AF276D2" w14:textId="77777777" w:rsidR="00515E56" w:rsidRDefault="00515E56" w:rsidP="00515E56">
      <w:pPr>
        <w:pStyle w:val="CommentText"/>
      </w:pPr>
      <w:r>
        <w:rPr>
          <w:rStyle w:val="CommentReference"/>
        </w:rPr>
        <w:annotationRef/>
      </w:r>
      <w:r>
        <w:t>We shouldn‘t mix and change the naming of the groups, i.e., here using familiar/unfamiliar in one sentence and natural/artifical in the next one.</w:t>
      </w:r>
    </w:p>
  </w:comment>
  <w:comment w:id="62" w:author="Goerlitz, Holger" w:date="2026-01-16T13:54:00Z" w:initials="HG">
    <w:p w14:paraId="6896C94F" w14:textId="77777777" w:rsidR="00515E56" w:rsidRDefault="00515E56" w:rsidP="00515E56">
      <w:pPr>
        <w:pStyle w:val="CommentText"/>
      </w:pPr>
      <w:r>
        <w:rPr>
          <w:rStyle w:val="CommentReference"/>
        </w:rPr>
        <w:annotationRef/>
      </w:r>
      <w:r>
        <w:t>What is meant by a collective signal?</w:t>
      </w:r>
    </w:p>
  </w:comment>
  <w:comment w:id="63" w:author="Goerlitz, Holger" w:date="2026-01-16T14:03:00Z" w:initials="HG">
    <w:p w14:paraId="036DD960" w14:textId="77777777" w:rsidR="00AB365B" w:rsidRDefault="00AB365B" w:rsidP="00AB365B">
      <w:pPr>
        <w:pStyle w:val="CommentText"/>
      </w:pPr>
      <w:r>
        <w:rPr>
          <w:rStyle w:val="CommentReference"/>
        </w:rPr>
        <w:annotationRef/>
      </w:r>
      <w:r>
        <w:t>Description of panels in text does not match panels. A and b is described as calling rate, but a is call overlap.</w:t>
      </w:r>
    </w:p>
    <w:p w14:paraId="4DFA27AF" w14:textId="77777777" w:rsidR="00AB365B" w:rsidRDefault="00AB365B" w:rsidP="00AB365B">
      <w:pPr>
        <w:pStyle w:val="CommentText"/>
      </w:pPr>
      <w:r>
        <w:t>And c should be group-level call rate, I believe, not individual call rate. I would suggest to alter the y-axis labels accordingy: „individual call rate“ and „group call rate“, to make it directly clear</w:t>
      </w:r>
    </w:p>
  </w:comment>
  <w:comment w:id="64" w:author="Goerlitz, Holger" w:date="2026-01-16T13:56:00Z" w:initials="HG">
    <w:p w14:paraId="33ED789F" w14:textId="2D500ED9" w:rsidR="00AB365B" w:rsidRDefault="00AB365B" w:rsidP="00AB365B">
      <w:pPr>
        <w:pStyle w:val="CommentText"/>
      </w:pPr>
      <w:r>
        <w:rPr>
          <w:rStyle w:val="CommentReference"/>
        </w:rPr>
        <w:annotationRef/>
      </w:r>
      <w:r>
        <w:rPr>
          <w:lang w:val="es-ES"/>
        </w:rPr>
        <w:t>Since multiplicative differences are shown here, why not also in Fig 4? I would try to use as little different descriptors as possible to facilitate comparison.</w:t>
      </w:r>
    </w:p>
    <w:p w14:paraId="2C00F377" w14:textId="77777777" w:rsidR="00AB365B" w:rsidRDefault="00AB365B" w:rsidP="00AB365B">
      <w:pPr>
        <w:pStyle w:val="CommentText"/>
      </w:pPr>
      <w:r>
        <w:rPr>
          <w:lang w:val="es-ES"/>
        </w:rPr>
        <w:t>I would also suggest to show the brackets in b and c in the same arrangement, e.g., left-to-right comparision below left-to-middle / middle-to-right-comparison.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8BB1A6" w15:done="0"/>
  <w15:commentEx w15:paraId="5FF5F0AC" w15:done="0"/>
  <w15:commentEx w15:paraId="78F8B347" w15:paraIdParent="5FF5F0AC" w15:done="0"/>
  <w15:commentEx w15:paraId="70F605A1" w15:done="0"/>
  <w15:commentEx w15:paraId="00FD9B75" w15:done="0"/>
  <w15:commentEx w15:paraId="3DD1EF24" w15:done="0"/>
  <w15:commentEx w15:paraId="7DE2DD5E" w15:done="0"/>
  <w15:commentEx w15:paraId="4D69A58B" w15:done="0"/>
  <w15:commentEx w15:paraId="782EFE75" w15:done="0"/>
  <w15:commentEx w15:paraId="0A4E132F" w15:done="0"/>
  <w15:commentEx w15:paraId="1C08201A" w15:done="0"/>
  <w15:commentEx w15:paraId="34FEDBA7" w15:paraIdParent="1C08201A" w15:done="0"/>
  <w15:commentEx w15:paraId="6623FEF7" w15:done="0"/>
  <w15:commentEx w15:paraId="5549ABD0" w15:done="0"/>
  <w15:commentEx w15:paraId="6AF276D2" w15:done="0"/>
  <w15:commentEx w15:paraId="6896C94F" w15:done="0"/>
  <w15:commentEx w15:paraId="4DFA27AF" w15:done="0"/>
  <w15:commentEx w15:paraId="2C00F3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7B41358" w16cex:dateUtc="2026-01-16T12:21:00Z"/>
  <w16cex:commentExtensible w16cex:durableId="0CD17101" w16cex:dateUtc="2026-01-16T12:23:00Z"/>
  <w16cex:commentExtensible w16cex:durableId="51BBF5CE" w16cex:dateUtc="2026-01-16T12:29:00Z"/>
  <w16cex:commentExtensible w16cex:durableId="4BE0FD13" w16cex:dateUtc="2026-01-16T12:34:00Z"/>
  <w16cex:commentExtensible w16cex:durableId="6B41A46E" w16cex:dateUtc="2026-01-16T12:34:00Z"/>
  <w16cex:commentExtensible w16cex:durableId="2CE78E9D" w16cex:dateUtc="2026-01-15T18:25:00Z"/>
  <w16cex:commentExtensible w16cex:durableId="6FAC251B" w16cex:dateUtc="2026-01-16T12:18:00Z"/>
  <w16cex:commentExtensible w16cex:durableId="02B422C2" w16cex:dateUtc="2026-01-16T12:35:00Z"/>
  <w16cex:commentExtensible w16cex:durableId="2CE11069" w16cex:dateUtc="2026-01-15T18:23:00Z"/>
  <w16cex:commentExtensible w16cex:durableId="665D598F" w16cex:dateUtc="2026-01-16T12:52:00Z"/>
  <w16cex:commentExtensible w16cex:durableId="30D9DCBC" w16cex:dateUtc="2026-01-16T12:54:00Z"/>
  <w16cex:commentExtensible w16cex:durableId="21BD9573" w16cex:dateUtc="2026-01-16T13:03:00Z"/>
  <w16cex:commentExtensible w16cex:durableId="034D22FC" w16cex:dateUtc="2026-01-16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8BB1A6" w16cid:durableId="77B41358"/>
  <w16cid:commentId w16cid:paraId="5FF5F0AC" w16cid:durableId="2D120DB8"/>
  <w16cid:commentId w16cid:paraId="78F8B347" w16cid:durableId="0CD17101"/>
  <w16cid:commentId w16cid:paraId="70F605A1" w16cid:durableId="51BBF5CE"/>
  <w16cid:commentId w16cid:paraId="00FD9B75" w16cid:durableId="4BE0FD13"/>
  <w16cid:commentId w16cid:paraId="3DD1EF24" w16cid:durableId="3DD1EF24"/>
  <w16cid:commentId w16cid:paraId="7DE2DD5E" w16cid:durableId="7DE2DD5E"/>
  <w16cid:commentId w16cid:paraId="4D69A58B" w16cid:durableId="6B41A46E"/>
  <w16cid:commentId w16cid:paraId="782EFE75" w16cid:durableId="2CE78E9D"/>
  <w16cid:commentId w16cid:paraId="0A4E132F" w16cid:durableId="6FAC251B"/>
  <w16cid:commentId w16cid:paraId="1C08201A" w16cid:durableId="2D120C56"/>
  <w16cid:commentId w16cid:paraId="34FEDBA7" w16cid:durableId="02B422C2"/>
  <w16cid:commentId w16cid:paraId="6623FEF7" w16cid:durableId="2CE11069"/>
  <w16cid:commentId w16cid:paraId="5549ABD0" w16cid:durableId="2D120D1B"/>
  <w16cid:commentId w16cid:paraId="6AF276D2" w16cid:durableId="665D598F"/>
  <w16cid:commentId w16cid:paraId="6896C94F" w16cid:durableId="30D9DCBC"/>
  <w16cid:commentId w16cid:paraId="4DFA27AF" w16cid:durableId="21BD9573"/>
  <w16cid:commentId w16cid:paraId="2C00F377" w16cid:durableId="034D22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047C2" w14:textId="77777777" w:rsidR="005422A7" w:rsidRDefault="005422A7">
      <w:pPr>
        <w:spacing w:line="240" w:lineRule="auto"/>
      </w:pPr>
      <w:r>
        <w:separator/>
      </w:r>
    </w:p>
  </w:endnote>
  <w:endnote w:type="continuationSeparator" w:id="0">
    <w:p w14:paraId="50F233EC" w14:textId="77777777" w:rsidR="005422A7" w:rsidRDefault="00542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6D249" w14:textId="77777777" w:rsidR="005422A7" w:rsidRDefault="005422A7">
      <w:r>
        <w:separator/>
      </w:r>
    </w:p>
  </w:footnote>
  <w:footnote w:type="continuationSeparator" w:id="0">
    <w:p w14:paraId="0F86427A" w14:textId="77777777" w:rsidR="005422A7" w:rsidRDefault="005422A7">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erlitz, Holger">
    <w15:presenceInfo w15:providerId="AD" w15:userId="S::Holger.Goerlitz@d-fine.com::ecbf712d-1a11-4969-81e3-1e53e73f2b60"/>
  </w15:person>
  <w15:person w15:author="Damien Farine">
    <w15:presenceInfo w15:providerId="AD" w15:userId="S::wolf3354@ox.ac.uk::abefb401-7f24-4905-bc7f-69fef111bc98"/>
  </w15:person>
  <w15:person w15:author="marcelo">
    <w15:presenceInfo w15:providerId="None" w15:userId="marce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9D5"/>
    <w:rsid w:val="A72D2061"/>
    <w:rsid w:val="DFCFF11F"/>
    <w:rsid w:val="EFFA999A"/>
    <w:rsid w:val="FDF70612"/>
    <w:rsid w:val="000218DE"/>
    <w:rsid w:val="00080528"/>
    <w:rsid w:val="00087BC2"/>
    <w:rsid w:val="000901A2"/>
    <w:rsid w:val="000C1B45"/>
    <w:rsid w:val="00110248"/>
    <w:rsid w:val="00121FDB"/>
    <w:rsid w:val="001443B5"/>
    <w:rsid w:val="001C12E7"/>
    <w:rsid w:val="001E012C"/>
    <w:rsid w:val="00276469"/>
    <w:rsid w:val="002A03DF"/>
    <w:rsid w:val="002C1286"/>
    <w:rsid w:val="002D131A"/>
    <w:rsid w:val="00303D82"/>
    <w:rsid w:val="00317B8F"/>
    <w:rsid w:val="003341F0"/>
    <w:rsid w:val="00354538"/>
    <w:rsid w:val="00373E9C"/>
    <w:rsid w:val="00380345"/>
    <w:rsid w:val="003D211E"/>
    <w:rsid w:val="003F11C8"/>
    <w:rsid w:val="004117C4"/>
    <w:rsid w:val="00425191"/>
    <w:rsid w:val="00443804"/>
    <w:rsid w:val="00490B85"/>
    <w:rsid w:val="004E1F88"/>
    <w:rsid w:val="00515E56"/>
    <w:rsid w:val="0052054E"/>
    <w:rsid w:val="005376DC"/>
    <w:rsid w:val="005422A7"/>
    <w:rsid w:val="00564700"/>
    <w:rsid w:val="00593082"/>
    <w:rsid w:val="005939D5"/>
    <w:rsid w:val="005B023E"/>
    <w:rsid w:val="005C13E1"/>
    <w:rsid w:val="00643071"/>
    <w:rsid w:val="00664760"/>
    <w:rsid w:val="006661F9"/>
    <w:rsid w:val="006A6591"/>
    <w:rsid w:val="006A7114"/>
    <w:rsid w:val="006C7625"/>
    <w:rsid w:val="00702AFE"/>
    <w:rsid w:val="00754BBA"/>
    <w:rsid w:val="00787B47"/>
    <w:rsid w:val="00794B32"/>
    <w:rsid w:val="007C1050"/>
    <w:rsid w:val="007E78E6"/>
    <w:rsid w:val="007F48F6"/>
    <w:rsid w:val="00802981"/>
    <w:rsid w:val="00804639"/>
    <w:rsid w:val="00805A67"/>
    <w:rsid w:val="00813C0E"/>
    <w:rsid w:val="00821D2D"/>
    <w:rsid w:val="00854AC9"/>
    <w:rsid w:val="00866EB5"/>
    <w:rsid w:val="008779DD"/>
    <w:rsid w:val="00897D82"/>
    <w:rsid w:val="008D0B20"/>
    <w:rsid w:val="008F0E0F"/>
    <w:rsid w:val="008F2957"/>
    <w:rsid w:val="00916AC7"/>
    <w:rsid w:val="00940130"/>
    <w:rsid w:val="00975E65"/>
    <w:rsid w:val="009773D5"/>
    <w:rsid w:val="009A4A89"/>
    <w:rsid w:val="009D1CAE"/>
    <w:rsid w:val="009E2CBC"/>
    <w:rsid w:val="00A11675"/>
    <w:rsid w:val="00A44BC5"/>
    <w:rsid w:val="00AB365B"/>
    <w:rsid w:val="00AB3CD5"/>
    <w:rsid w:val="00AB705E"/>
    <w:rsid w:val="00B01AD1"/>
    <w:rsid w:val="00B123CD"/>
    <w:rsid w:val="00B76508"/>
    <w:rsid w:val="00B77121"/>
    <w:rsid w:val="00B8742C"/>
    <w:rsid w:val="00BB7C27"/>
    <w:rsid w:val="00BC3F65"/>
    <w:rsid w:val="00BD2359"/>
    <w:rsid w:val="00C13182"/>
    <w:rsid w:val="00C56D91"/>
    <w:rsid w:val="00C6222C"/>
    <w:rsid w:val="00CD1254"/>
    <w:rsid w:val="00CD34E3"/>
    <w:rsid w:val="00CD5ECB"/>
    <w:rsid w:val="00CE099B"/>
    <w:rsid w:val="00CF3513"/>
    <w:rsid w:val="00CF507A"/>
    <w:rsid w:val="00CF5155"/>
    <w:rsid w:val="00D016E7"/>
    <w:rsid w:val="00D03A23"/>
    <w:rsid w:val="00D25C6D"/>
    <w:rsid w:val="00D30D3A"/>
    <w:rsid w:val="00D3763F"/>
    <w:rsid w:val="00D47636"/>
    <w:rsid w:val="00D5157F"/>
    <w:rsid w:val="00D70F5C"/>
    <w:rsid w:val="00DB038E"/>
    <w:rsid w:val="00DC55F1"/>
    <w:rsid w:val="00E07493"/>
    <w:rsid w:val="00E22CCD"/>
    <w:rsid w:val="00E84094"/>
    <w:rsid w:val="00EB6DDA"/>
    <w:rsid w:val="00F055AF"/>
    <w:rsid w:val="00F149E3"/>
    <w:rsid w:val="00F251B9"/>
    <w:rsid w:val="00F434E5"/>
    <w:rsid w:val="00F557FE"/>
    <w:rsid w:val="00F734F3"/>
    <w:rsid w:val="00F8375E"/>
    <w:rsid w:val="00F93931"/>
    <w:rsid w:val="00FA58EB"/>
    <w:rsid w:val="00FB5C86"/>
    <w:rsid w:val="775B662F"/>
    <w:rsid w:val="775FC776"/>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A482"/>
  <w15:docId w15:val="{A340FD6B-991A-48C2-AA13-6C844C72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s" w:eastAsia="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imes New Roman" w:hAnsi="Times New Roman" w:cs="Times New Roman"/>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character" w:customStyle="1" w:styleId="CommentTextChar">
    <w:name w:val="Comment Text Char"/>
    <w:basedOn w:val="DefaultParagraphFont"/>
    <w:link w:val="CommentText"/>
    <w:uiPriority w:val="99"/>
    <w:qFormat/>
    <w:rPr>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Mencinsinresolver1">
    <w:name w:val="Mención sin resolver1"/>
    <w:basedOn w:val="DefaultParagraphFont"/>
    <w:uiPriority w:val="99"/>
    <w:semiHidden/>
    <w:unhideWhenUsed/>
    <w:qFormat/>
    <w:rPr>
      <w:color w:val="605E5C"/>
      <w:shd w:val="clear" w:color="auto" w:fill="E1DFDD"/>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Revisin1">
    <w:name w:val="Revisión1"/>
    <w:hidden/>
    <w:uiPriority w:val="99"/>
    <w:semiHidden/>
    <w:qFormat/>
    <w:rPr>
      <w:rFonts w:ascii="Arial" w:eastAsia="Arial" w:hAnsi="Arial" w:cs="Arial"/>
      <w:sz w:val="22"/>
      <w:szCs w:val="22"/>
      <w:lang w:val="es" w:eastAsia="en-US"/>
    </w:rPr>
  </w:style>
  <w:style w:type="paragraph" w:customStyle="1" w:styleId="Bibliografa1">
    <w:name w:val="Bibliografía1"/>
    <w:basedOn w:val="Normal"/>
    <w:next w:val="Normal"/>
    <w:uiPriority w:val="37"/>
    <w:unhideWhenUsed/>
    <w:qFormat/>
    <w:pPr>
      <w:tabs>
        <w:tab w:val="left" w:pos="504"/>
      </w:tabs>
      <w:spacing w:after="240" w:line="240" w:lineRule="auto"/>
      <w:ind w:left="504" w:hanging="504"/>
    </w:pPr>
  </w:style>
  <w:style w:type="paragraph" w:styleId="Revision">
    <w:name w:val="Revision"/>
    <w:hidden/>
    <w:uiPriority w:val="99"/>
    <w:unhideWhenUsed/>
    <w:rsid w:val="00D47636"/>
    <w:rPr>
      <w:rFonts w:ascii="Arial" w:eastAsia="Arial" w:hAnsi="Arial" w:cs="Arial"/>
      <w:sz w:val="22"/>
      <w:szCs w:val="22"/>
      <w:lang w:val="es" w:eastAsia="en-US"/>
    </w:rPr>
  </w:style>
  <w:style w:type="character" w:styleId="UnresolvedMention">
    <w:name w:val="Unresolved Mention"/>
    <w:basedOn w:val="DefaultParagraphFont"/>
    <w:uiPriority w:val="99"/>
    <w:semiHidden/>
    <w:unhideWhenUsed/>
    <w:rsid w:val="00E84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 standalone="yes"?>
<Relationships xmlns="http://schemas.openxmlformats.org/package/2006/relationships"><Relationship Id="rId3" Type="http://schemas.openxmlformats.org/officeDocument/2006/relationships/hyperlink" Target="https://royalsocietypublishing.org/rstb/article/379/1905/20230184/109491/The-relative-contribution-of-acoustic-signals" TargetMode="External"/><Relationship Id="rId2" Type="http://schemas.openxmlformats.org/officeDocument/2006/relationships/hyperlink" Target="https://www.cell.com/current-biology/fulltext/S0960-9822(09)01680-7" TargetMode="External"/><Relationship Id="rId1" Type="http://schemas.openxmlformats.org/officeDocument/2006/relationships/hyperlink" Target="https://pmc.ncbi.nlm.nih.gov/articles/PMC2692487/"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14021</Words>
  <Characters>88335</Characters>
  <Application>Microsoft Office Word</Application>
  <DocSecurity>0</DocSecurity>
  <Lines>736</Lines>
  <Paragraphs>204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Gloriana</dc:creator>
  <cp:lastModifiedBy>Goerlitz, Holger</cp:lastModifiedBy>
  <cp:revision>6</cp:revision>
  <dcterms:created xsi:type="dcterms:W3CDTF">2026-01-15T17:43:00Z</dcterms:created>
  <dcterms:modified xsi:type="dcterms:W3CDTF">2026-01-16T13:04:00Z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id="jkt9qljZ"/&gt;&lt;style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