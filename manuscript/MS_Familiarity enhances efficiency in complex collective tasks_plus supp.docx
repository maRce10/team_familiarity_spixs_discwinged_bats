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F5DC" w14:textId="77777777" w:rsidR="00A54CD1" w:rsidRPr="003408F8" w:rsidRDefault="0060588C">
      <w:pPr>
        <w:rPr>
          <w:rFonts w:ascii="Times New Roman" w:eastAsia="Times New Roman" w:hAnsi="Times New Roman" w:cs="Times New Roman"/>
          <w:b/>
          <w:sz w:val="28"/>
          <w:szCs w:val="28"/>
          <w:lang w:val="en-GB"/>
        </w:rPr>
      </w:pPr>
      <w:r w:rsidRPr="003408F8">
        <w:rPr>
          <w:rFonts w:ascii="Times New Roman" w:eastAsia="Times New Roman" w:hAnsi="Times New Roman" w:cs="Times New Roman"/>
          <w:b/>
          <w:sz w:val="28"/>
          <w:szCs w:val="28"/>
          <w:lang w:val="en-GB"/>
        </w:rPr>
        <w:t>Familiarity enhances coordination and efficiency in complex collective tasks</w:t>
      </w:r>
    </w:p>
    <w:p w14:paraId="379EC0DB" w14:textId="77777777" w:rsidR="00A54CD1" w:rsidRDefault="00A54CD1">
      <w:pPr>
        <w:rPr>
          <w:rFonts w:ascii="Times New Roman" w:eastAsia="Times New Roman" w:hAnsi="Times New Roman" w:cs="Times New Roman"/>
          <w:sz w:val="24"/>
          <w:szCs w:val="24"/>
          <w:lang w:val="en-GB"/>
        </w:rPr>
      </w:pPr>
    </w:p>
    <w:p w14:paraId="6059536B" w14:textId="231A95D6" w:rsidR="00A54CD1" w:rsidRDefault="0060588C">
      <w:pPr>
        <w:rPr>
          <w:rFonts w:ascii="Times New Roman" w:eastAsia="Times New Roman" w:hAnsi="Times New Roman" w:cs="Times New Roman"/>
          <w:sz w:val="24"/>
          <w:szCs w:val="24"/>
          <w:lang w:val="es-CR"/>
        </w:rPr>
      </w:pPr>
      <w:r>
        <w:rPr>
          <w:rFonts w:ascii="Times New Roman" w:eastAsia="Times New Roman" w:hAnsi="Times New Roman" w:cs="Times New Roman"/>
          <w:sz w:val="24"/>
          <w:szCs w:val="24"/>
          <w:lang w:val="es-CR"/>
        </w:rPr>
        <w:t>Marcelo Araya-Salas</w:t>
      </w:r>
      <w:r>
        <w:rPr>
          <w:rFonts w:ascii="Times New Roman" w:eastAsia="Times New Roman" w:hAnsi="Times New Roman" w:cs="Times New Roman"/>
          <w:sz w:val="24"/>
          <w:szCs w:val="24"/>
          <w:vertAlign w:val="superscript"/>
          <w:lang w:val="es-CR"/>
        </w:rPr>
        <w:t>1,2</w:t>
      </w:r>
      <w:r>
        <w:rPr>
          <w:rFonts w:ascii="Times New Roman" w:eastAsia="Times New Roman" w:hAnsi="Times New Roman" w:cs="Times New Roman"/>
          <w:sz w:val="24"/>
          <w:szCs w:val="24"/>
          <w:lang w:val="es-CR"/>
        </w:rPr>
        <w:t>, Damien R. Farine</w:t>
      </w:r>
      <w:r>
        <w:rPr>
          <w:rFonts w:ascii="Times New Roman" w:eastAsia="Times New Roman" w:hAnsi="Times New Roman" w:cs="Times New Roman"/>
          <w:sz w:val="24"/>
          <w:szCs w:val="24"/>
          <w:vertAlign w:val="superscript"/>
          <w:lang w:val="es-CR"/>
        </w:rPr>
        <w:t>3</w:t>
      </w:r>
      <w:r>
        <w:rPr>
          <w:rFonts w:ascii="Times New Roman" w:eastAsia="Times New Roman" w:hAnsi="Times New Roman" w:cs="Times New Roman"/>
          <w:sz w:val="24"/>
          <w:szCs w:val="24"/>
          <w:lang w:val="es-CR"/>
        </w:rPr>
        <w:t xml:space="preserve">, Holger </w:t>
      </w:r>
      <w:r w:rsidR="000B62B2">
        <w:rPr>
          <w:rFonts w:ascii="Times New Roman" w:eastAsia="Times New Roman" w:hAnsi="Times New Roman" w:cs="Times New Roman"/>
          <w:sz w:val="24"/>
          <w:szCs w:val="24"/>
          <w:lang w:val="es-CR"/>
        </w:rPr>
        <w:t xml:space="preserve">R. </w:t>
      </w:r>
      <w:r>
        <w:rPr>
          <w:rFonts w:ascii="Times New Roman" w:eastAsia="Times New Roman" w:hAnsi="Times New Roman" w:cs="Times New Roman"/>
          <w:sz w:val="24"/>
          <w:szCs w:val="24"/>
          <w:lang w:val="es-CR"/>
        </w:rPr>
        <w:t>Goerlitz</w:t>
      </w:r>
      <w:r w:rsidR="00224CDC">
        <w:rPr>
          <w:rFonts w:ascii="Times New Roman" w:eastAsia="Times New Roman" w:hAnsi="Times New Roman" w:cs="Times New Roman"/>
          <w:sz w:val="24"/>
          <w:szCs w:val="24"/>
          <w:vertAlign w:val="superscript"/>
          <w:lang w:val="es-CR"/>
        </w:rPr>
        <w:t>4</w:t>
      </w:r>
      <w:r>
        <w:rPr>
          <w:rFonts w:ascii="Times New Roman" w:eastAsia="Times New Roman" w:hAnsi="Times New Roman" w:cs="Times New Roman"/>
          <w:sz w:val="24"/>
          <w:szCs w:val="24"/>
          <w:lang w:val="es-CR"/>
        </w:rPr>
        <w:t>, Nazareth Rojas-Rojas</w:t>
      </w:r>
      <w:r w:rsidR="00224CDC">
        <w:rPr>
          <w:rFonts w:ascii="Times New Roman" w:eastAsia="Times New Roman" w:hAnsi="Times New Roman" w:cs="Times New Roman"/>
          <w:sz w:val="24"/>
          <w:szCs w:val="24"/>
          <w:vertAlign w:val="superscript"/>
          <w:lang w:val="es-CR"/>
        </w:rPr>
        <w:t>5</w:t>
      </w:r>
      <w:r>
        <w:rPr>
          <w:rFonts w:ascii="Times New Roman" w:eastAsia="Times New Roman" w:hAnsi="Times New Roman" w:cs="Times New Roman"/>
          <w:sz w:val="24"/>
          <w:szCs w:val="24"/>
          <w:lang w:val="es-CR"/>
        </w:rPr>
        <w:t>, Silvia Chaves-Ramírez</w:t>
      </w:r>
      <w:r w:rsidR="00224CDC">
        <w:rPr>
          <w:rFonts w:ascii="Times New Roman" w:eastAsia="Times New Roman" w:hAnsi="Times New Roman" w:cs="Times New Roman"/>
          <w:sz w:val="24"/>
          <w:szCs w:val="24"/>
          <w:vertAlign w:val="superscript"/>
          <w:lang w:val="es-CR"/>
        </w:rPr>
        <w:t>6</w:t>
      </w:r>
      <w:r>
        <w:rPr>
          <w:rFonts w:ascii="Times New Roman" w:eastAsia="Times New Roman" w:hAnsi="Times New Roman" w:cs="Times New Roman"/>
          <w:sz w:val="24"/>
          <w:szCs w:val="24"/>
          <w:lang w:val="es-CR"/>
        </w:rPr>
        <w:t>, Mariela Sánchez-Chavarría</w:t>
      </w:r>
      <w:r w:rsidR="00224CDC">
        <w:rPr>
          <w:rFonts w:ascii="Times New Roman" w:eastAsia="Times New Roman" w:hAnsi="Times New Roman" w:cs="Times New Roman"/>
          <w:sz w:val="24"/>
          <w:szCs w:val="24"/>
          <w:vertAlign w:val="superscript"/>
          <w:lang w:val="es-CR"/>
        </w:rPr>
        <w:t>7</w:t>
      </w:r>
      <w:r>
        <w:rPr>
          <w:rFonts w:ascii="Times New Roman" w:eastAsia="Times New Roman" w:hAnsi="Times New Roman" w:cs="Times New Roman"/>
          <w:sz w:val="24"/>
          <w:szCs w:val="24"/>
          <w:lang w:val="es-CR"/>
        </w:rPr>
        <w:t>, Gloriana Chaverri</w:t>
      </w:r>
      <w:r w:rsidR="00224CDC">
        <w:rPr>
          <w:rFonts w:ascii="Times New Roman" w:eastAsia="Times New Roman" w:hAnsi="Times New Roman" w:cs="Times New Roman"/>
          <w:sz w:val="24"/>
          <w:szCs w:val="24"/>
          <w:vertAlign w:val="superscript"/>
          <w:lang w:val="es-CR"/>
        </w:rPr>
        <w:t>8</w:t>
      </w:r>
      <w:r>
        <w:rPr>
          <w:rFonts w:ascii="Times New Roman" w:eastAsia="Times New Roman" w:hAnsi="Times New Roman" w:cs="Times New Roman"/>
          <w:sz w:val="24"/>
          <w:szCs w:val="24"/>
          <w:vertAlign w:val="superscript"/>
          <w:lang w:val="es-CR"/>
        </w:rPr>
        <w:t>,</w:t>
      </w:r>
      <w:r w:rsidR="00224CDC">
        <w:rPr>
          <w:rFonts w:ascii="Times New Roman" w:eastAsia="Times New Roman" w:hAnsi="Times New Roman" w:cs="Times New Roman"/>
          <w:sz w:val="24"/>
          <w:szCs w:val="24"/>
          <w:vertAlign w:val="superscript"/>
          <w:lang w:val="es-CR"/>
        </w:rPr>
        <w:t>9</w:t>
      </w:r>
    </w:p>
    <w:p w14:paraId="5DE2231C" w14:textId="77777777" w:rsidR="00A54CD1" w:rsidRDefault="00A54CD1">
      <w:pPr>
        <w:rPr>
          <w:rFonts w:ascii="Times New Roman" w:eastAsia="Times New Roman" w:hAnsi="Times New Roman" w:cs="Times New Roman"/>
          <w:sz w:val="24"/>
          <w:szCs w:val="24"/>
          <w:lang w:val="es-CR"/>
        </w:rPr>
      </w:pPr>
    </w:p>
    <w:p w14:paraId="4769D0F3" w14:textId="77777777" w:rsidR="00A54CD1" w:rsidRDefault="0060588C">
      <w:pPr>
        <w:rPr>
          <w:rFonts w:ascii="Times New Roman" w:eastAsia="Times New Roman" w:hAnsi="Times New Roman" w:cs="Times New Roman"/>
          <w:sz w:val="24"/>
          <w:szCs w:val="24"/>
          <w:lang w:val="es-CR"/>
        </w:rPr>
      </w:pPr>
      <w:r>
        <w:rPr>
          <w:rFonts w:ascii="Times New Roman" w:eastAsia="Times New Roman" w:hAnsi="Times New Roman" w:cs="Times New Roman"/>
          <w:sz w:val="24"/>
          <w:szCs w:val="24"/>
          <w:lang w:val="es-CR"/>
        </w:rPr>
        <w:t>Affiliations:</w:t>
      </w:r>
    </w:p>
    <w:p w14:paraId="2A3DD0E5" w14:textId="500E225B" w:rsidR="00A54CD1" w:rsidRDefault="0060588C">
      <w:pPr>
        <w:rPr>
          <w:rFonts w:ascii="Times New Roman" w:eastAsia="Times New Roman" w:hAnsi="Times New Roman" w:cs="Times New Roman"/>
          <w:sz w:val="24"/>
          <w:szCs w:val="24"/>
          <w:lang w:val="es-CR"/>
        </w:rPr>
      </w:pPr>
      <w:r>
        <w:rPr>
          <w:rFonts w:ascii="Times New Roman" w:eastAsia="Times New Roman" w:hAnsi="Times New Roman" w:cs="Times New Roman"/>
          <w:sz w:val="24"/>
          <w:szCs w:val="24"/>
          <w:lang w:val="es-CR"/>
        </w:rPr>
        <w:t>1 Centro de Investigación en Neurociencias, Universidad de Costa Rica,</w:t>
      </w:r>
      <w:r w:rsidR="00224CDC">
        <w:rPr>
          <w:rFonts w:ascii="Times New Roman" w:eastAsia="Times New Roman" w:hAnsi="Times New Roman" w:cs="Times New Roman"/>
          <w:sz w:val="24"/>
          <w:szCs w:val="24"/>
          <w:lang w:val="es-CR"/>
        </w:rPr>
        <w:t xml:space="preserve"> </w:t>
      </w:r>
      <w:r>
        <w:rPr>
          <w:rFonts w:ascii="Times New Roman" w:eastAsia="Times New Roman" w:hAnsi="Times New Roman" w:cs="Times New Roman"/>
          <w:sz w:val="24"/>
          <w:szCs w:val="24"/>
          <w:lang w:val="es-CR"/>
        </w:rPr>
        <w:t>San José, Costa Rica</w:t>
      </w:r>
    </w:p>
    <w:p w14:paraId="2083A860" w14:textId="77777777" w:rsidR="00A54CD1" w:rsidRDefault="0060588C">
      <w:pPr>
        <w:rPr>
          <w:rFonts w:ascii="Times New Roman" w:eastAsia="Times New Roman" w:hAnsi="Times New Roman" w:cs="Times New Roman"/>
          <w:sz w:val="24"/>
          <w:szCs w:val="24"/>
          <w:lang w:val="es-CR"/>
        </w:rPr>
      </w:pPr>
      <w:r>
        <w:rPr>
          <w:rFonts w:ascii="Times New Roman" w:eastAsia="Times New Roman" w:hAnsi="Times New Roman" w:cs="Times New Roman"/>
          <w:sz w:val="24"/>
          <w:szCs w:val="24"/>
          <w:lang w:val="es-CR"/>
        </w:rPr>
        <w:t xml:space="preserve">2 </w:t>
      </w:r>
      <w:proofErr w:type="gramStart"/>
      <w:r>
        <w:rPr>
          <w:rFonts w:ascii="Times New Roman" w:eastAsia="Times New Roman" w:hAnsi="Times New Roman" w:cs="Times New Roman"/>
          <w:sz w:val="24"/>
          <w:szCs w:val="24"/>
          <w:lang w:val="es-CR"/>
        </w:rPr>
        <w:t>Escuela</w:t>
      </w:r>
      <w:proofErr w:type="gramEnd"/>
      <w:r>
        <w:rPr>
          <w:rFonts w:ascii="Times New Roman" w:eastAsia="Times New Roman" w:hAnsi="Times New Roman" w:cs="Times New Roman"/>
          <w:sz w:val="24"/>
          <w:szCs w:val="24"/>
          <w:lang w:val="es-CR"/>
        </w:rPr>
        <w:t xml:space="preserve"> de Biología, Universidad de Costa Rica, San José, Costa Rica</w:t>
      </w:r>
    </w:p>
    <w:p w14:paraId="309BC0C3" w14:textId="69BADBA1" w:rsidR="00224CDC" w:rsidRDefault="00224CDC">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3 </w:t>
      </w:r>
      <w:r w:rsidRPr="00224CDC">
        <w:rPr>
          <w:rFonts w:ascii="Times New Roman" w:eastAsia="Times New Roman" w:hAnsi="Times New Roman" w:cs="Times New Roman"/>
          <w:sz w:val="24"/>
          <w:szCs w:val="24"/>
          <w:lang w:val="en-US"/>
        </w:rPr>
        <w:t>Division of Ecology and Evolution, Research School of Biology, Australian National University, Canberra, Australia.</w:t>
      </w:r>
    </w:p>
    <w:p w14:paraId="75DF33C7" w14:textId="724DCB85" w:rsidR="00A54CD1" w:rsidRDefault="00224CDC">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r w:rsidRPr="00750BC3">
        <w:rPr>
          <w:rFonts w:ascii="Times New Roman" w:eastAsia="Times New Roman" w:hAnsi="Times New Roman" w:cs="Times New Roman"/>
          <w:sz w:val="24"/>
          <w:szCs w:val="24"/>
          <w:lang w:val="en-US"/>
        </w:rPr>
        <w:t xml:space="preserve"> </w:t>
      </w:r>
      <w:r w:rsidR="000B62B2">
        <w:rPr>
          <w:rFonts w:ascii="Times New Roman" w:eastAsia="Times New Roman" w:hAnsi="Times New Roman" w:cs="Times New Roman"/>
          <w:sz w:val="24"/>
          <w:szCs w:val="24"/>
          <w:lang w:val="en-US"/>
        </w:rPr>
        <w:t xml:space="preserve">Acoustic and Functional Ecology, </w:t>
      </w:r>
      <w:r w:rsidRPr="00750BC3">
        <w:rPr>
          <w:rFonts w:ascii="Times New Roman" w:eastAsia="Times New Roman" w:hAnsi="Times New Roman" w:cs="Times New Roman"/>
          <w:sz w:val="24"/>
          <w:szCs w:val="24"/>
          <w:lang w:val="en-US"/>
        </w:rPr>
        <w:t>Max Planck Institute for Biological Intelligence, Seewiesen, Germa</w:t>
      </w:r>
      <w:r>
        <w:rPr>
          <w:rFonts w:ascii="Times New Roman" w:eastAsia="Times New Roman" w:hAnsi="Times New Roman" w:cs="Times New Roman"/>
          <w:sz w:val="24"/>
          <w:szCs w:val="24"/>
          <w:lang w:val="en-US"/>
        </w:rPr>
        <w:t>n</w:t>
      </w:r>
      <w:r w:rsidRPr="00750BC3">
        <w:rPr>
          <w:rFonts w:ascii="Times New Roman" w:eastAsia="Times New Roman" w:hAnsi="Times New Roman" w:cs="Times New Roman"/>
          <w:sz w:val="24"/>
          <w:szCs w:val="24"/>
          <w:lang w:val="en-US"/>
        </w:rPr>
        <w:t>y</w:t>
      </w:r>
    </w:p>
    <w:p w14:paraId="32214D90" w14:textId="42A94D4D" w:rsidR="00224CDC" w:rsidRPr="008D0FF9" w:rsidRDefault="00224CDC">
      <w:pPr>
        <w:rPr>
          <w:rFonts w:ascii="Times New Roman" w:eastAsia="Times New Roman" w:hAnsi="Times New Roman" w:cs="Times New Roman"/>
          <w:sz w:val="24"/>
          <w:szCs w:val="24"/>
          <w:lang w:val="es-419"/>
        </w:rPr>
      </w:pPr>
      <w:r w:rsidRPr="008D0FF9">
        <w:rPr>
          <w:rFonts w:ascii="Times New Roman" w:eastAsia="Times New Roman" w:hAnsi="Times New Roman" w:cs="Times New Roman"/>
          <w:sz w:val="24"/>
          <w:szCs w:val="24"/>
          <w:lang w:val="es-419"/>
        </w:rPr>
        <w:t>5</w:t>
      </w:r>
    </w:p>
    <w:p w14:paraId="5A32A137" w14:textId="635FA168" w:rsidR="00224CDC" w:rsidRPr="008D0FF9" w:rsidRDefault="00224CDC">
      <w:pPr>
        <w:rPr>
          <w:rFonts w:ascii="Times New Roman" w:eastAsia="Times New Roman" w:hAnsi="Times New Roman" w:cs="Times New Roman"/>
          <w:sz w:val="24"/>
          <w:szCs w:val="24"/>
          <w:lang w:val="es-419"/>
        </w:rPr>
      </w:pPr>
      <w:r w:rsidRPr="008D0FF9">
        <w:rPr>
          <w:rFonts w:ascii="Times New Roman" w:eastAsia="Times New Roman" w:hAnsi="Times New Roman" w:cs="Times New Roman"/>
          <w:sz w:val="24"/>
          <w:szCs w:val="24"/>
          <w:lang w:val="es-419"/>
        </w:rPr>
        <w:t>6</w:t>
      </w:r>
    </w:p>
    <w:p w14:paraId="3AB15A88" w14:textId="40EADF16" w:rsidR="00224CDC" w:rsidRPr="00224CDC" w:rsidRDefault="00224CDC">
      <w:pPr>
        <w:rPr>
          <w:rFonts w:ascii="Times New Roman" w:eastAsia="Times New Roman" w:hAnsi="Times New Roman" w:cs="Times New Roman"/>
          <w:sz w:val="24"/>
          <w:szCs w:val="24"/>
          <w:lang w:val="es-419"/>
        </w:rPr>
      </w:pPr>
      <w:r w:rsidRPr="00224CDC">
        <w:rPr>
          <w:rFonts w:ascii="Times New Roman" w:eastAsia="Times New Roman" w:hAnsi="Times New Roman" w:cs="Times New Roman"/>
          <w:sz w:val="24"/>
          <w:szCs w:val="24"/>
          <w:lang w:val="es-419"/>
        </w:rPr>
        <w:t>7</w:t>
      </w:r>
    </w:p>
    <w:p w14:paraId="0ED24F62" w14:textId="12752902" w:rsidR="00A54CD1" w:rsidRDefault="00224CDC">
      <w:pPr>
        <w:rPr>
          <w:rFonts w:ascii="Times New Roman" w:eastAsia="Times New Roman" w:hAnsi="Times New Roman" w:cs="Times New Roman"/>
          <w:sz w:val="24"/>
          <w:szCs w:val="24"/>
          <w:lang w:val="es-CR"/>
        </w:rPr>
      </w:pPr>
      <w:r>
        <w:rPr>
          <w:rFonts w:ascii="Times New Roman" w:eastAsia="Times New Roman" w:hAnsi="Times New Roman" w:cs="Times New Roman"/>
          <w:sz w:val="24"/>
          <w:szCs w:val="24"/>
          <w:lang w:val="es-CR"/>
        </w:rPr>
        <w:t xml:space="preserve">8 </w:t>
      </w:r>
      <w:proofErr w:type="gramStart"/>
      <w:r>
        <w:rPr>
          <w:rFonts w:ascii="Times New Roman" w:eastAsia="Times New Roman" w:hAnsi="Times New Roman" w:cs="Times New Roman"/>
          <w:sz w:val="24"/>
          <w:szCs w:val="24"/>
          <w:lang w:val="es-CR"/>
        </w:rPr>
        <w:t>Sede</w:t>
      </w:r>
      <w:proofErr w:type="gramEnd"/>
      <w:r>
        <w:rPr>
          <w:rFonts w:ascii="Times New Roman" w:eastAsia="Times New Roman" w:hAnsi="Times New Roman" w:cs="Times New Roman"/>
          <w:sz w:val="24"/>
          <w:szCs w:val="24"/>
          <w:lang w:val="es-CR"/>
        </w:rPr>
        <w:t xml:space="preserve"> del Sur, Universidad de Costa Rica, Golfito, Costa Rica</w:t>
      </w:r>
    </w:p>
    <w:p w14:paraId="353C2045" w14:textId="70355763" w:rsidR="00A54CD1" w:rsidRDefault="00224CDC">
      <w:pPr>
        <w:rPr>
          <w:rFonts w:ascii="Times New Roman" w:eastAsia="Times New Roman" w:hAnsi="Times New Roman" w:cs="Times New Roman"/>
          <w:sz w:val="24"/>
          <w:szCs w:val="24"/>
          <w:lang w:val="es-CR"/>
        </w:rPr>
      </w:pPr>
      <w:r>
        <w:rPr>
          <w:rFonts w:ascii="Times New Roman" w:eastAsia="Times New Roman" w:hAnsi="Times New Roman" w:cs="Times New Roman"/>
          <w:sz w:val="24"/>
          <w:szCs w:val="24"/>
          <w:lang w:val="es-CR"/>
        </w:rPr>
        <w:t>9 Smithsonian Tropical Research Institute, Balboa, Ancón, Republica de Panamá</w:t>
      </w:r>
    </w:p>
    <w:p w14:paraId="5EAEBD59" w14:textId="77777777" w:rsidR="00A54CD1" w:rsidRDefault="00A54CD1">
      <w:pPr>
        <w:rPr>
          <w:rFonts w:ascii="Times New Roman" w:eastAsia="Times New Roman" w:hAnsi="Times New Roman" w:cs="Times New Roman"/>
          <w:sz w:val="24"/>
          <w:szCs w:val="24"/>
          <w:lang w:val="es-CR"/>
        </w:rPr>
      </w:pPr>
    </w:p>
    <w:p w14:paraId="70A2E7B4" w14:textId="77777777" w:rsidR="00A54CD1" w:rsidRPr="00750BC3" w:rsidRDefault="0060588C">
      <w:pPr>
        <w:rPr>
          <w:rFonts w:ascii="Times New Roman" w:eastAsia="Times New Roman" w:hAnsi="Times New Roman" w:cs="Times New Roman"/>
          <w:b/>
          <w:bCs/>
          <w:sz w:val="24"/>
          <w:szCs w:val="24"/>
          <w:lang w:val="en-US"/>
        </w:rPr>
      </w:pPr>
      <w:r w:rsidRPr="00750BC3">
        <w:rPr>
          <w:rFonts w:ascii="Times New Roman" w:eastAsia="Times New Roman" w:hAnsi="Times New Roman" w:cs="Times New Roman"/>
          <w:b/>
          <w:bCs/>
          <w:sz w:val="24"/>
          <w:szCs w:val="24"/>
          <w:lang w:val="en-US"/>
        </w:rPr>
        <w:t>Abstract</w:t>
      </w:r>
    </w:p>
    <w:p w14:paraId="349FE591" w14:textId="423DCCB1" w:rsidR="00A54CD1" w:rsidRDefault="0060588C">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Familiarity among group members is thought to enhance the performance of animal groups facing complex ecological challenges. In humans, stable group membership—often termed “team familiarity”—improves coordination and efficiency. To test whether this principle extends to </w:t>
      </w:r>
      <w:r w:rsidR="00861645">
        <w:rPr>
          <w:rFonts w:ascii="Times New Roman" w:eastAsia="Times New Roman" w:hAnsi="Times New Roman" w:cs="Times New Roman"/>
          <w:sz w:val="24"/>
          <w:szCs w:val="24"/>
          <w:lang w:val="en-US"/>
        </w:rPr>
        <w:t>non-human collectives</w:t>
      </w:r>
      <w:r>
        <w:rPr>
          <w:rFonts w:ascii="Times New Roman" w:eastAsia="Times New Roman" w:hAnsi="Times New Roman" w:cs="Times New Roman"/>
          <w:sz w:val="24"/>
          <w:szCs w:val="24"/>
          <w:lang w:val="en-US"/>
        </w:rPr>
        <w:t>, we examined natural groups of Spix’s disc-winged bats (</w:t>
      </w:r>
      <w:r>
        <w:rPr>
          <w:rFonts w:ascii="Times New Roman" w:eastAsia="Times New Roman" w:hAnsi="Times New Roman" w:cs="Times New Roman"/>
          <w:i/>
          <w:iCs/>
          <w:sz w:val="24"/>
          <w:szCs w:val="24"/>
          <w:lang w:val="en-US"/>
        </w:rPr>
        <w:t>Thyroptera tricolor</w:t>
      </w:r>
      <w:r>
        <w:rPr>
          <w:rFonts w:ascii="Times New Roman" w:eastAsia="Times New Roman" w:hAnsi="Times New Roman" w:cs="Times New Roman"/>
          <w:sz w:val="24"/>
          <w:szCs w:val="24"/>
          <w:lang w:val="en-US"/>
        </w:rPr>
        <w:t xml:space="preserve">) and experimentally assembled unfamiliar groups. Using three-dimensional flight reconstructions and roost-entry trials, we </w:t>
      </w:r>
      <w:r w:rsidR="00861645">
        <w:rPr>
          <w:rFonts w:ascii="Times New Roman" w:eastAsia="Times New Roman" w:hAnsi="Times New Roman" w:cs="Times New Roman"/>
          <w:sz w:val="24"/>
          <w:szCs w:val="24"/>
          <w:lang w:val="en-US"/>
        </w:rPr>
        <w:t xml:space="preserve">show </w:t>
      </w:r>
      <w:r>
        <w:rPr>
          <w:rFonts w:ascii="Times New Roman" w:eastAsia="Times New Roman" w:hAnsi="Times New Roman" w:cs="Times New Roman"/>
          <w:sz w:val="24"/>
          <w:szCs w:val="24"/>
          <w:lang w:val="en-US"/>
        </w:rPr>
        <w:t xml:space="preserve">that familiar groups maintain closer spatial cohesion, enter roosts in tighter synchrony, and collectively produce more acoustic signals while still minimizing signal overlap. These findings </w:t>
      </w:r>
      <w:r w:rsidR="00861645">
        <w:rPr>
          <w:rFonts w:ascii="Times New Roman" w:eastAsia="Times New Roman" w:hAnsi="Times New Roman" w:cs="Times New Roman"/>
          <w:sz w:val="24"/>
          <w:szCs w:val="24"/>
          <w:lang w:val="en-US"/>
        </w:rPr>
        <w:t xml:space="preserve">confirm </w:t>
      </w:r>
      <w:r>
        <w:rPr>
          <w:rFonts w:ascii="Times New Roman" w:eastAsia="Times New Roman" w:hAnsi="Times New Roman" w:cs="Times New Roman"/>
          <w:sz w:val="24"/>
          <w:szCs w:val="24"/>
          <w:lang w:val="en-US"/>
        </w:rPr>
        <w:t>that familiarity facilitates communication and coordination, extending the concept of team familiarity beyond humans and highlighting a general principle of collective success in animal societies.</w:t>
      </w:r>
    </w:p>
    <w:p w14:paraId="7536CB35" w14:textId="77777777" w:rsidR="00A54CD1" w:rsidRDefault="00A54CD1">
      <w:pPr>
        <w:rPr>
          <w:rFonts w:ascii="Times New Roman" w:eastAsia="Times New Roman" w:hAnsi="Times New Roman" w:cs="Times New Roman"/>
          <w:sz w:val="24"/>
          <w:szCs w:val="24"/>
          <w:lang w:val="en-GB"/>
        </w:rPr>
      </w:pPr>
    </w:p>
    <w:p w14:paraId="521EA0CC" w14:textId="77777777" w:rsidR="00A54CD1" w:rsidRDefault="00A54CD1">
      <w:pPr>
        <w:rPr>
          <w:rFonts w:ascii="Times New Roman" w:eastAsia="Times New Roman" w:hAnsi="Times New Roman" w:cs="Times New Roman"/>
          <w:sz w:val="24"/>
          <w:szCs w:val="24"/>
          <w:lang w:val="en-GB"/>
        </w:rPr>
      </w:pPr>
    </w:p>
    <w:p w14:paraId="7C0B855A" w14:textId="4DF8715C" w:rsidR="00A54CD1" w:rsidRDefault="0060588C">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Animals can express remarkable collective behaviours, </w:t>
      </w:r>
      <w:r>
        <w:rPr>
          <w:rFonts w:ascii="Times New Roman" w:eastAsia="Times New Roman" w:hAnsi="Times New Roman" w:cs="Times New Roman"/>
          <w:sz w:val="24"/>
          <w:szCs w:val="24"/>
          <w:lang w:val="en-US"/>
        </w:rPr>
        <w:t xml:space="preserve">such as ants linking their bodies to form living bridges </w:t>
      </w:r>
      <w:r>
        <w:rPr>
          <w:rFonts w:ascii="Times New Roman" w:eastAsia="Times New Roman" w:hAnsi="Times New Roman" w:cs="Times New Roman"/>
          <w:sz w:val="24"/>
          <w:szCs w:val="24"/>
          <w:lang w:val="en-US"/>
        </w:rPr>
        <w:fldChar w:fldCharType="begin"/>
      </w:r>
      <w:r w:rsidR="00A902C7">
        <w:rPr>
          <w:rFonts w:ascii="Times New Roman" w:eastAsia="Times New Roman" w:hAnsi="Times New Roman" w:cs="Times New Roman"/>
          <w:sz w:val="24"/>
          <w:szCs w:val="24"/>
          <w:lang w:val="en-US"/>
        </w:rPr>
        <w:instrText xml:space="preserve"> ADDIN ZOTERO_ITEM CSL_CITATION {"citationID":"k5agKnDj","properties":{"formattedCitation":"({\\i{}1})","plainCitation":"(1)","noteIndex":0},"citationItems":[{"id":23039,"uris":["http://zotero.org/users/10851648/items/TJUS5A4L"],"itemData":{"id":23039,"type":"article-journal","abstract":"Significance\n            \n              Complex systems, from ant colonies to stock markets, share a common property: sophisticated group-level structure emerges from simple individual-level behaviors. Using simple interaction rules,\n              Eciton\n              army ants construct complex bridges from their own bodies to span forest-floor gaps. These living bridges are uniquely complex in both their dynamic properties and the number of animals involved and so are of considerable interest for understanding emergent structures in complex systems. In field experiments, we show that construction interacts with traffic rate and environmental geometry, causing bridges to lengthen, widen, and migrate. Bridges provide a shortcut for foraging ants, at the cost of sequestering workers. We show that bridge location represents a cost–benefit trade-off, with potential implications for human engineered self-assembling systems.\n            \n          , \n            \n              The ability of individual animals to create functional structures by joining together is rare and confined to the social insects. Army ants (\n              Eciton\n              )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Sciences","DOI":"10.1073/pnas.1512241112","ISSN":"0027-8424, 1091-6490","issue":"49","journalAbbreviation":"Proc. Natl. Acad. Sci. U.S.A.","language":"en","page":"15113-15118","source":"DOI.org (Crossref)","title":"Army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Pr>
          <w:rFonts w:ascii="Times New Roman" w:eastAsia="Times New Roman" w:hAnsi="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1</w:t>
      </w:r>
      <w:r>
        <w:rPr>
          <w:rFonts w:ascii="Times New Roman" w:hAnsi="Times New Roman" w:cs="Times New Roman"/>
          <w:sz w:val="24"/>
          <w:lang w:val="en-US"/>
        </w:rPr>
        <w:t>)</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honeybee swarms reaching consensus on the location of a new nest site </w:t>
      </w:r>
      <w:r>
        <w:rPr>
          <w:rFonts w:ascii="Times New Roman" w:eastAsia="Times New Roman" w:hAnsi="Times New Roman" w:cs="Times New Roman"/>
          <w:sz w:val="24"/>
          <w:szCs w:val="24"/>
          <w:lang w:val="en-US"/>
        </w:rPr>
        <w:fldChar w:fldCharType="begin"/>
      </w:r>
      <w:r w:rsidR="00A902C7">
        <w:rPr>
          <w:rFonts w:ascii="Times New Roman" w:eastAsia="Times New Roman" w:hAnsi="Times New Roman" w:cs="Times New Roman"/>
          <w:sz w:val="24"/>
          <w:szCs w:val="24"/>
          <w:lang w:val="en-US"/>
        </w:rPr>
        <w:instrText xml:space="preserve"> ADDIN ZOTERO_ITEM CSL_CITATION {"citationID":"ol6z6NqB","properties":{"formattedCitation":"({\\i{}2})","plainCitation":"(2)","noteIndex":0},"citationItems":[{"id":23038,"uris":["http://zotero.org/users/10851648/items/KPA7YYB3"],"itemData":{"id":23038,"type":"article-journal","container-title":"Behavioral Ecology and Sociobiology","DOI":"10.1007/s00265-003-0598-z","ISSN":"0340-5443, 1432-0762","issue":"6","journalAbbreviation":"Behav Ecol Sociobiol","language":"en","license":"http://www.springer.com/tdm","page":"417-424","source":"DOI.org (Crossref)","title":"Consensus building during nest-site selection in honey bee swarms: the expiration of dissent","title-short":"Consensus building during nest-site selection in honey bee swarms","volume":"53","author":[{"family":"Seeley","given":"Thomas D."}],"issued":{"date-parts":[["2003",5]]}}}],"schema":"https://github.com/citation-style-language/schema/raw/master/csl-citation.json"} </w:instrText>
      </w:r>
      <w:r>
        <w:rPr>
          <w:rFonts w:ascii="Times New Roman" w:eastAsia="Times New Roman" w:hAnsi="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2</w:t>
      </w:r>
      <w:r>
        <w:rPr>
          <w:rFonts w:ascii="Times New Roman" w:hAnsi="Times New Roman" w:cs="Times New Roman"/>
          <w:sz w:val="24"/>
          <w:lang w:val="en-US"/>
        </w:rPr>
        <w:t>)</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or predators coordinating group hunts </w:t>
      </w:r>
      <w:r>
        <w:rPr>
          <w:rFonts w:ascii="Times New Roman" w:eastAsia="Times New Roman" w:hAnsi="Times New Roman" w:cs="Times New Roman"/>
          <w:sz w:val="24"/>
          <w:szCs w:val="24"/>
          <w:lang w:val="en-US"/>
        </w:rPr>
        <w:fldChar w:fldCharType="begin"/>
      </w:r>
      <w:r w:rsidR="00A902C7">
        <w:rPr>
          <w:rFonts w:ascii="Times New Roman" w:eastAsia="Times New Roman" w:hAnsi="Times New Roman" w:cs="Times New Roman"/>
          <w:sz w:val="24"/>
          <w:szCs w:val="24"/>
          <w:lang w:val="en-US"/>
        </w:rPr>
        <w:instrText xml:space="preserve"> ADDIN ZOTERO_ITEM CSL_CITATION {"citationID":"AXMduMyg","properties":{"formattedCitation":"({\\i{}3})","plainCitation":"(3)","noteIndex":0},"citationItems":[{"id":23037,"uris":["http://zotero.org/users/10851648/items/UGL6T9EM"],"itemData":{"id":23037,"type":"article-journal","abstract":"ABSTRACT\n            \n              Group‐hunting is ubiquitous across animal taxa and has received considerable attention in the context of its functions. By contrast much less is known about the mechanisms by which grouping predators hunt their prey. This is primarily due to a lack of experimental manipulation alongside logistical difficulties quantifying the behaviour of multiple predators at high spatiotemporal resolution as they search, select, and capture wild prey. However, the use of new remote‐sensing technologies and a broadening of the focal taxa beyond apex predators provides researchers with a great opportunity to discern accurately\n              how\n              multiple predators hunt together and not just whether doing so provides hunters with a\n              per capita\n              benefit. We incorporate many ideas from collective behaviour and locomotion throughout this review to make testable predictions for future researchers and pay particular attention to the role that computer simulation can play in a feedback loop with empirical data collection. Our review of the literature showed that the breadth of predator:prey size ratios among the taxa that can be considered to hunt as a group is very large (&lt;10\n              0\n              to &gt;10\n              2\n              ). We therefore synthesised the literature with respect to these predator:prey ratios and found that they promoted different hunting mechanisms. Additionally, these different hunting mechanisms are also related to particular stages of the hunt (search, selection, capture) and thus we structure our review in accordance with these two factors (stage of the hunt and predator:prey size ratio). We identify several novel group‐hunting mechanisms which are largely untested, particularly under field conditions, and we also highlight a range of potential study organisms that are amenable to experimental testing of these mechanisms in connection with tracking technology. We believe that a combination of new hypotheses, study systems and methodological approaches should help push the field of group‐hunting in new directions.","container-title":"Biological Reviews","DOI":"10.1111/brv.12973","ISSN":"1464-7931, 1469-185X","issue":"5","journalAbbreviation":"Biological Reviews","language":"en","page":"1687-1711","source":"DOI.org (Crossref)","title":"Mechanisms of group‐hunting in vertebrates","volume":"98","author":[{"family":"Hansen","given":"Matthew J."},{"family":"Domenici","given":"Paolo"},{"family":"Bartashevich","given":"Palina"},{"family":"Burns","given":"Alicia"},{"family":"Krause","given":"Jens"}],"issued":{"date-parts":[["2023",10]]}}}],"schema":"https://github.com/citation-style-language/schema/raw/master/csl-citation.json"} </w:instrText>
      </w:r>
      <w:r>
        <w:rPr>
          <w:rFonts w:ascii="Times New Roman" w:eastAsia="Times New Roman" w:hAnsi="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3</w:t>
      </w:r>
      <w:r>
        <w:rPr>
          <w:rFonts w:ascii="Times New Roman" w:hAnsi="Times New Roman" w:cs="Times New Roman"/>
          <w:sz w:val="24"/>
          <w:lang w:val="en-US"/>
        </w:rPr>
        <w:t>)</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US"/>
        </w:rPr>
        <w:t>Although these feats may seem complex, they often emerge from simple rules</w:t>
      </w:r>
      <w:r>
        <w:rPr>
          <w:rFonts w:ascii="Times New Roman" w:eastAsia="Times New Roman" w:hAnsi="Times New Roman" w:cs="Times New Roman"/>
          <w:sz w:val="24"/>
          <w:szCs w:val="24"/>
          <w:lang w:val="en-GB"/>
        </w:rPr>
        <w:t xml:space="preserve">. For example, local interactions among individuals can allow groups to track complex environmental gradients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{"citationID":"klaQTBvu","properties":{"formattedCitation":"({\\i{}4})","plainCitation":"(4)","noteIndex":0},"citationItems":[{"id":16719,"uris":["http://zotero.org/users/10851648/items/DLP4HU8H"],"itemData":{"id":16719,"type":"article-journal","abstract":"The capacity for groups to exhibit collective intelligence is an often-cited advantage of group living. Previous studies have shown that social organisms frequently benefit from pooling imperfect individual estimates. However, in principle, collective intelligence may also emerge from interactions between individuals, rather than from the enhancement of personal estimates. Here, we reveal that this emergent problem solving is the predominant mechanism by which a mobile animal group responds to complex environmental gradients. Robust collective sensing arises at the group level from individuals modulating their speed in response to local, scalar, measurements of light and through social interaction with others. This distributed sensing requires only rudimentary cognition and thus could be widespread across biological taxa, in addition to being appropriate and cost-effective for robotic agents.","container-title":"Science","DOI":"10.1126/science.1225883","ISSN":"0036-8075","issue":"6119","page":"574-576","title":"Emergent Sensing of Complex Environments by Mobile Animal Groups","volume":"339","author":[{"family":"Berdahl","given":"Andrew"},{"family":"Torney","given":"Colin J."},{"family":"Ioannou","given":"Christos C."},{"family":"Faria","given":"Jolyon J."},{"family":"Couzin","given":"Iain D."}],"issued":{"date-parts":[["2013",2,1]]}}}],"schema":"https://github.com/citation-style-language/schema/raw/master/csl-citation.json"}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while effectively detecting and avoiding predators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{"citationID":"iN7WFR9q","properties":{"formattedCitation":"({\\i{}5}, {\\i{}6})","plainCitation":"(5, 6)","noteIndex":0},"citationItems":[{"id":23036,"uris":["http://zotero.org/users/10851648/items/BPJKZFI7"],"itemData":{"id":23036,"type":"article-journal","container-title":"The Journal of Animal Ecology","DOI":"10.2307/3793","ISSN":"00218790","issue":"2","journalAbbreviation":"The Journal of Animal Ecology","page":"449","source":"DOI.org (Crossref)","title":"Hawks and Doves: Factors Affecting Success and Selection in Goshawk Attacks on Woodpigeons","title-short":"Hawks and Doves","volume":"47","author":[{"family":"Kenward","given":"R. E."}],"issued":{"date-parts":[["1978",6]]}}},{"id":23035,"uris":["http://zotero.org/users/10851648/items/JA3TE5FL"],"itemData":{"id":23035,"type":"article-journal","container-title":"Animal Behaviour","DOI":"10.1006/anbe.1994.1057","ISSN":"00033472","issue":"2","journalAbbreviation":"Animal Behaviour","language":"en","license":"https://www.elsevier.com/tdm/userlicense/1.0/","page":"433-442","source":"DOI.org (Crossref)","title":"Flocking is an effective anti-predation strategy in redshanks, Tringa totanus","volume":"47","author":[{"family":"Cresswell","given":"Will"}],"issued":{"date-parts":[["1994",2]]}}}],"schema":"https://github.com/citation-style-language/schema/raw/master/csl-citation.json"}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5</w:t>
      </w:r>
      <w:r>
        <w:rPr>
          <w:rFonts w:ascii="Times New Roman" w:hAnsi="Times New Roman" w:cs="Times New Roman"/>
          <w:sz w:val="24"/>
          <w:lang w:val="en-US"/>
        </w:rPr>
        <w:t xml:space="preserve">, </w:t>
      </w:r>
      <w:r>
        <w:rPr>
          <w:rFonts w:ascii="Times New Roman" w:hAnsi="Times New Roman" w:cs="Times New Roman"/>
          <w:i/>
          <w:iCs/>
          <w:sz w:val="24"/>
          <w:lang w:val="en-US"/>
        </w:rPr>
        <w:t>6</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One feature of these simple rule-based collective actions is that they can operate despite the individual constituents being largely anonymous, as is widely observed in schools of fish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{"citationID":"Lt8yEEZx","properties":{"formattedCitation":"({\\i{}7})","plainCitation":"(7)","noteIndex":0},"citationItems":[{"id":23034,"uris":["http://zotero.org/users/10851648/items/3M2DI4UD"],"itemData":{"id":23034,"type":"article-journal","abstract":"Collective motion, where large numbers of individuals move synchronously together, is achieved when individuals adopt interaction rules that determine how they respond to their neighbors’ movements and positions. These rules determine how group-living animals move, make decisions, and transmit information between individuals. Nonetheless, few studies have explicitly determined these interaction rules in moving groups, and very little is known about the interaction rules of fish. Here, we identify three key rules for the social interactions of mosquitofish (\n              Gambusia holbrooki\n              ): (\n              i\n              ) Attraction forces are important in maintaining group cohesion, while we find only weak evidence that fish align with their neighbor’s orientation; (\n              ii\n              ) repulsion is mediated principally by changes in speed; (\n              iii\n              ) although the positions and directions of all shoal members are highly correlated, individuals only respond to their single nearest neighbor. The last two of these rules are different from the classical models of collective animal motion, raising new questions about how fish and other animals self-organize on the move.","container-title":"Proceedings of the National Academy of Sciences","DOI":"10.1073/pnas.1109355108","ISSN":"0027-8424, 1091-6490","issue":"46","journalAbbreviation":"Proc. Natl. Acad. Sci. U.S.A.","language":"en","page":"18726-18731","source":"DOI.org (Crossref)","title":"Inferring the rules of interaction of shoaling fish","volume":"108","author":[{"family":"Herbert-Read","given":"James E."},{"family":"Perna","given":"Andrea"},{"family":"Mann","given":"Richard P."},{"family":"Schaerf","given":"Timothy M."},{"family":"Sumpter","given":"David J. T."},{"family":"Ward","given":"Ashley J. W."}],"issued":{"date-parts":[["2011",11,15]]}}}],"schema":"https://github.com/citation-style-language/schema/raw/master/csl-citation.json"}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7</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and flocks of birds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{"citationID":"svRr6iNg","properties":{"formattedCitation":"({\\i{}8})","plainCitation":"(8)","noteIndex":0},"citationItems":[{"id":23033,"uris":["http://zotero.org/users/10851648/items/V69KXPQN"],"itemData":{"id":23033,"type":"article-journal","container-title":"Animal Behaviour","DOI":"10.1016/j.anbehav.2008.02.004","ISSN":"00033472","issue":"1","journalAbbreviation":"Animal Behaviour","language":"en","license":"https://www.elsevier.com/tdm/userlicense/1.0/","page":"201-215","source":"DOI.org (Crossref)","title":"Empirical investigation of starling flocks: a benchmark study in collective animal behaviour","title-short":"Empirical investigation of starling flocks","volume":"76","author":[{"family":"Ballerini","given":"Michele"},{"family":"Cabibbo","given":"Nicola"},{"family":"Candelier","given":"Raphael"},{"family":"Cavagna","given":"Andrea"},{"family":"Cisbani","given":"Evaristo"},{"family":"Giardina","given":"Irene"},{"family":"Orlandi","given":"Alberto"},{"family":"Parisi","given":"Giorgio"},{"family":"Procaccini","given":"Andrea"},{"family":"Viale","given":"Massimiliano"},{"family":"Zdravkovic","given":"Vladimir"}],"issued":{"date-parts":[["2008",7]]}}}],"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8</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Yet, human groups with stable membership consistently outperform those with fluctuating membership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zsUmhcOy","properties":{"formattedCitation":"({\\i{}9}\\uc0\\u8211{}{\\i{}11})","plainCitation":"(9–11)","noteIndex":0},"citationItems":[{"id":22903,"uris":["http://zotero.org/users/10851648/items/7SI3KVQP"],"itemData":{"id":22903,"type":"article-journal","abstract":"This article studies the role of stability in team members’ relations as a determinant of performance in the Italian ‘Serie A’ Soccer League. The dataset includes all the players in the 35 teams that have competed in the ‘Serie A’ from the 1994–95 up to the 2002–03 season. The results show that team stability and longevity of team relationships have a positive impact on performance. Moreover, there is weak evidence that team stability is beneficial up to a critical point, after which it might be detrimental. The article discusses these and other findings, and also how these results contribute to the literature on teams.","container-title":"Journal of Sport Management","DOI":"10.1123/jsm.22.6.701","ISSN":"0888-4773, 1543-270X","issue":"6","page":"701-716","source":"DOI.org (Crossref)","title":"Team Performance between Change and Stability: The Case of the Italian ‘Serie A’","title-short":"Team Performance between Change and Stability","volume":"22","author":[{"family":"Montanari","given":"Fabrizio"},{"family":"Silvestri","given":"Giacomo"},{"family":"Gallo","given":"Edoardo"}],"issued":{"date-parts":[["2008",11]]}}},{"id":23031,"uris":["http://zotero.org/users/10851648/items/FA33LHZP"],"itemData":{"id":23031,"type":"article-journal","container-title":"Human Resource Management Review","DOI":"10.1016/j.hrmr.2021.100892","ISSN":"10534822","issue":"4","journalAbbreviation":"Human Resource Management Review","language":"en","page":"100892","source":"DOI.org (Crossref)","title":"Team familiarity—Boon for routines, bane for innovation? A review and future research agenda","title-short":"Team familiarity—Boon for routines, bane for innovation?","volume":"32","author":[{"family":"Muskat","given":"Birgit"},{"family":"Anand","given":"Amitabh"},{"family":"Contessotto","given":"Christine"},{"family":"Tan","given":"Adrian Heng Tsai"},{"family":"Park","given":"Guihyun"}],"issued":{"date-parts":[["2022",12]]}}},{"id":23028,"uris":["http://zotero.org/users/10851648/items/GCNIC9SJ"],"itemData":{"id":23028,"type":"article-journal","container-title":"The American Journal of Surgery","DOI":"10.1016/j.amjsurg.2017.08.048","ISSN":"00029610","issue":"2","journalAbbreviation":"The American Journal of Surgery","language":"en","page":"243-249","source":"DOI.org (Crossref)","title":"Should they stay or should they go now? Exploring the impact of team familiarity on interprofessional team training outcomes","title-short":"Should they stay or should they go now?","volume":"215","author":[{"family":"Joshi","given":"Kavita"},{"family":"Hernandez","given":"Jessica"},{"family":"Martinez","given":"Joseph"},{"family":"AbdelFattah","given":"Kareem"},{"family":"Gardner","given":"Aimee K."}],"issued":{"date-parts":[["2018",2]]}}}],"schema":"https://github.com/citation-style-language/schema/raw/master/csl-citation.json"}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9</w:t>
      </w:r>
      <w:r>
        <w:rPr>
          <w:rFonts w:ascii="Times New Roman" w:hAnsi="Times New Roman" w:cs="Times New Roman"/>
          <w:sz w:val="24"/>
          <w:lang w:val="en-US"/>
        </w:rPr>
        <w:t>–</w:t>
      </w:r>
      <w:r>
        <w:rPr>
          <w:rFonts w:ascii="Times New Roman" w:hAnsi="Times New Roman" w:cs="Times New Roman"/>
          <w:i/>
          <w:iCs/>
          <w:sz w:val="24"/>
          <w:lang w:val="en-US"/>
        </w:rPr>
        <w:t>11</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especially when decisions require greater cooperation and </w:t>
      </w:r>
      <w:r>
        <w:rPr>
          <w:rFonts w:ascii="Times New Roman" w:eastAsia="Times New Roman" w:hAnsi="Times New Roman" w:cs="Times New Roman"/>
          <w:sz w:val="24"/>
          <w:szCs w:val="24"/>
          <w:lang w:val="en-GB"/>
        </w:rPr>
        <w:lastRenderedPageBreak/>
        <w:t xml:space="preserve">efficient communication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{"citationID":"gd1CK9ep","properties":{"formattedCitation":"({\\i{}12}, {\\i{}13})","plainCitation":"(12, 13)","noteIndex":0},"citationItems":[{"id":23027,"uris":["http://zotero.org/users/10851648/items/ABGF8E6T"],"itemData":{"id":23027,"type":"article-journal","container-title":"Organizational Behavior and Human Decision Processes","DOI":"10.1006/obhd.1996.0061","ISSN":"07495978","issue":"1","journalAbbreviation":"Organizational Behavior and Human Decision Processes","language":"en","license":"https://www.elsevier.com/tdm/userlicense/1.0/","page":"1-15","source":"DOI.org (Crossref)","title":"Group Composition and Decision Making: How Member Familiarity and Information Distribution Affect Process and Performance","title-short":"Group Composition and Decision Making","volume":"67","author":[{"family":"Gruenfeld","given":"Deborah H"},{"family":"Mannix","given":"Elizabeth A."},{"family":"Williams","given":"Katherine Y."},{"family":"Neale","given":"Margaret A."}],"issued":{"date-parts":[["1996",7]]}}},{"id":23026,"uris":["http://zotero.org/users/10851648/items/MJY2P8N2"],"itemData":{"id":23026,"type":"article-journal","abstract":"Abstract\n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12</w:t>
      </w:r>
      <w:r>
        <w:rPr>
          <w:rFonts w:ascii="Times New Roman" w:hAnsi="Times New Roman" w:cs="Times New Roman"/>
          <w:sz w:val="24"/>
          <w:lang w:val="en-US"/>
        </w:rPr>
        <w:t xml:space="preserve">, </w:t>
      </w:r>
      <w:r>
        <w:rPr>
          <w:rFonts w:ascii="Times New Roman" w:hAnsi="Times New Roman" w:cs="Times New Roman"/>
          <w:i/>
          <w:iCs/>
          <w:sz w:val="24"/>
          <w:lang w:val="en-US"/>
        </w:rPr>
        <w:t>13</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This phenomenon has been formalized as the concept of “team familiarity”, which highlights how repeated experiences among the same individuals improve their coordination and performance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{"citationID":"RcfgnNFC","properties":{"formattedCitation":"({\\i{}14}, {\\i{}15})","plainCitation":"(14, 15)","noteIndex":0},"citationItems":[{"id":23010,"uris":["http://zotero.org/users/10851648/items/CDTBTL4V"],"itemData":{"id":23010,"type":"article-journal","container-title":"Harvard Business Review","page":"27-29","title":"The Hidden Benefits of Keeping Teams Intact","volume":"91","author":[{"family":"Huckman","given":"Robert S"}],"issued":{"date-parts":[["2013"]]}}},{"id":23009,"uris":["http://zotero.org/users/10851648/items/ANPYFYTM"],"itemData":{"id":23009,"type":"article-journal","abstract":"Much of the literature on team learning views experience as a unidimensional concept captured by the cumulative production volume of, or the number of projects completed by, a team. Implicit in this approach is the assumption that teams are stable in their membership and internal organization. In practice, however, such stability is rare, because the composition and structure of teams often change over time (e.g., between projects). In this paper, we use detailed data from an Indian software services firm to examine how such changes may affect the accumulation of experience within, and the performance of, teams. We find that the level of team familiarity (i.e., the average number of times that each member has worked with every other member of the team) has a significant positive effect on performance, but we observe that conventional measures of the experience of individual team members (e.g., years at the firm) are not consistently related to performance. We do find, however, that the role experience of individuals in a team (i.e., years in a given role within a team) is associated with better team performance. Our results offer an approach for capturing the experience held by fluid teams and highlight the need to study context-specific measures of experience, including role experience. In addition, our findings provide insight into how the interactions of team members may contribute to the development of broader firm capabilities.","container-title":"Management Science","DOI":"10.1287/mnsc.1080.0921","ISSN":"0025-1909, 1526-5501","issue":"1","journalAbbreviation":"Management Science","language":"en","page":"85-100","source":"DOI.org (Crossref)","title":"Team Familiarity, Role Experience, and Performance: Evidence from Indian Software Services","title-short":"Team Familiarity, Role Experience, and Performance","volume":"55","author":[{"family":"Huckman","given":"Robert S."},{"family":"Staats","given":"Bradley R."},{"family":"Upton","given":"David M."}],"issued":{"date-parts":[["2009",1]]}}}],"schema":"https://github.com/citation-style-language/schema/raw/master/csl-citation.json"}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14</w:t>
      </w:r>
      <w:r>
        <w:rPr>
          <w:rFonts w:ascii="Times New Roman" w:hAnsi="Times New Roman" w:cs="Times New Roman"/>
          <w:sz w:val="24"/>
          <w:lang w:val="en-US"/>
        </w:rPr>
        <w:t xml:space="preserve">, </w:t>
      </w:r>
      <w:r>
        <w:rPr>
          <w:rFonts w:ascii="Times New Roman" w:hAnsi="Times New Roman" w:cs="Times New Roman"/>
          <w:i/>
          <w:iCs/>
          <w:sz w:val="24"/>
          <w:lang w:val="en-US"/>
        </w:rPr>
        <w:t>15</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An important question is therefore whether familiarity among group members also enhances the ability of other animal collectives to solve challenges that demand particularly intricate coordination and communication.</w:t>
      </w:r>
    </w:p>
    <w:p w14:paraId="498DFB60" w14:textId="77777777" w:rsidR="00750BC3" w:rsidRDefault="00750BC3">
      <w:pPr>
        <w:rPr>
          <w:rFonts w:ascii="Times New Roman" w:eastAsia="Times New Roman" w:hAnsi="Times New Roman" w:cs="Times New Roman"/>
          <w:sz w:val="24"/>
          <w:szCs w:val="24"/>
          <w:lang w:val="en-GB"/>
        </w:rPr>
      </w:pPr>
    </w:p>
    <w:p w14:paraId="6107C654" w14:textId="5158CF23" w:rsidR="00A54CD1" w:rsidRDefault="0060588C">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We experimentally tested whether familiarity increases group performance during collective tasks by non-human animals. Lab</w:t>
      </w:r>
      <w:r w:rsidR="000548B9">
        <w:rPr>
          <w:rFonts w:ascii="Times New Roman" w:eastAsia="Times New Roman" w:hAnsi="Times New Roman" w:cs="Times New Roman"/>
          <w:sz w:val="24"/>
          <w:szCs w:val="24"/>
          <w:lang w:val="en-GB"/>
        </w:rPr>
        <w:t>oratory</w:t>
      </w:r>
      <w:r>
        <w:rPr>
          <w:rFonts w:ascii="Times New Roman" w:eastAsia="Times New Roman" w:hAnsi="Times New Roman" w:cs="Times New Roman"/>
          <w:sz w:val="24"/>
          <w:szCs w:val="24"/>
          <w:lang w:val="en-GB"/>
        </w:rPr>
        <w:t xml:space="preserve"> experiments using fish have </w:t>
      </w:r>
      <w:r w:rsidR="000548B9">
        <w:rPr>
          <w:rFonts w:ascii="Times New Roman" w:eastAsia="Times New Roman" w:hAnsi="Times New Roman" w:cs="Times New Roman"/>
          <w:sz w:val="24"/>
          <w:szCs w:val="24"/>
          <w:lang w:val="en-GB"/>
        </w:rPr>
        <w:t xml:space="preserve">suggested </w:t>
      </w:r>
      <w:r>
        <w:rPr>
          <w:rFonts w:ascii="Times New Roman" w:eastAsia="Times New Roman" w:hAnsi="Times New Roman" w:cs="Times New Roman"/>
          <w:sz w:val="24"/>
          <w:szCs w:val="24"/>
          <w:lang w:val="en-GB"/>
        </w:rPr>
        <w:t xml:space="preserve">that familiarity can increase coordination in schools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{"citationID":"qQEJvN7l","properties":{"formattedCitation":"({\\i{}16}, {\\i{}17})","plainCitation":"(16, 17)","noteIndex":0},"citationItems":[{"id":23025,"uris":["http://zotero.org/users/10851648/items/TDHL7VZX"],"itemData":{"id":23025,"type":"article-journal","abstract":"The coordinated and synchronized movement of animals in groups often referred to as collective motion emerges through the interactions between individual animals within the group. Factors which affect these interactions have the potential to shape collective movement. One such factor is familiarity, or the tendency to bias behaviour towards individuals as a result of social recognition. We examined the effect of familiarity on the expression of collective motion in small shoals of female guppies (\n              Poecilia reticulata\n              ). Groups comprising familiar individuals were more strongly polarized than groups of unfamiliar individuals, particularly when in novel surroundings. The ability to form more strongly polarized shoals potentially promotes information transfer and enhances the anti-predator benefits of grouping.","container-title":"Royal Society Open Science","DOI":"10.1098/rsos.170312","ISSN":"2054-5703","issue":"9","journalAbbreviation":"R. Soc. open sci.","language":"en","page":"170312","source":"DOI.org (Crossref)","title":"Familiarity affects collective motion in shoals of guppies ( &lt;i&gt;Poecilia reticulata&lt;/i&gt; )","volume":"4","author":[{"family":"Davis","given":"Scarlet"},{"family":"Lukeman","given":"Ryan"},{"family":"Schaerf","given":"Timothy M."},{"family":"Ward","given":"Ashley J. W."}],"issued":{"date-parts":[["2017",9]]}}},{"id":22048,"uris":["http://zotero.org/users/10851648/items/Y8JFM476"],"itemData":{"id":22048,"type":"article-journal","abstract":"Abstract\n            \n              Using social groups (i.e. schools) of the tropical damselfish\n              Chromis viridis\n              , we test how familiarity through repeated social interactions influences fast-start responses, the primary defensive behaviour in a range of taxa, including fish, sharks, and larval amphibians. We focus on reactivity through response latency and kinematic performance (i.e. agility and propulsion) following a simulated predator attack, while distinguishing between first and subsequent responders (direct response to stimulation versus response triggered by integrated direct and social stimulation, respectively). In familiar schools, first and subsequent responders exhibit shorter latency than unfamiliar individuals, demonstrating that familiarity increases reactivity to direct and, potentially, social stimulation. Further, familiarity modulates kinematic performance in subsequent responders, demonstrated by increased agility and propulsion. These findings demonstrate that the benefits of social recognition and memory may enhance individual fitness through greater survival of predator attacks.","container-title":"Communications Biology","DOI":"10.1038/s42003-021-02407-4","ISSN":"2399-3642","issue":"1","journalAbbreviation":"Commun Biol","language":"en","page":"897","source":"DOI.org (Crossref)","title":"Social familiarity improves fast-start escape performance in schooling fish","volume":"4","author":[{"family":"Nadler","given":"Lauren E."},{"family":"McCormick","given":"Mark I."},{"family":"Johansen","given":"Jacob L."},{"family":"Domenici","given":"Paolo"}],"issued":{"date-parts":[["2021",7,20]]}}}],"schema":"https://github.com/citation-style-language/schema/raw/master/csl-citation.json"}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16</w:t>
      </w:r>
      <w:r>
        <w:rPr>
          <w:rFonts w:ascii="Times New Roman" w:hAnsi="Times New Roman" w:cs="Times New Roman"/>
          <w:sz w:val="24"/>
          <w:lang w:val="en-US"/>
        </w:rPr>
        <w:t xml:space="preserve">, </w:t>
      </w:r>
      <w:r>
        <w:rPr>
          <w:rFonts w:ascii="Times New Roman" w:hAnsi="Times New Roman" w:cs="Times New Roman"/>
          <w:i/>
          <w:iCs/>
          <w:sz w:val="24"/>
          <w:lang w:val="en-US"/>
        </w:rPr>
        <w:t>17</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and facilitate transmission of information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{"citationID":"jbRN8WaT","properties":{"formattedCitation":"({\\i{}18}, {\\i{}19})","plainCitation":"(18, 19)","noteIndex":0},"citationItems":[{"id":23000,"uris":["http://zotero.org/users/10851648/items/D9GQWQ6H"],"itemData":{"id":23000,"type":"article-journal","container-title":"Animal Behaviour","DOI":"10.1006/anbe.2001.1788","ISSN":"00033472","issue":"3","journalAbbreviation":"Animal Behaviour","language":"en","license":"https://www.elsevier.com/tdm/userlicense/1.0/","page":"591-598","source":"DOI.org (Crossref)","title":"Familiarity facilitates social learning of foraging behaviour in the guppy","volume":"62","author":[{"family":"Swaney","given":"Will"},{"family":"Kendal","given":"Jeremy"},{"family":"Capon","given":"Hannah"},{"family":"Brown","given":"Culum"},{"family":"Laland","given":"Kevin N."}],"issued":{"date-parts":[["2001",9]]}}},{"id":22999,"uris":["http://zotero.org/users/10851648/items/U8DHABTT"],"itemData":{"id":22999,"type":"article-journal","abstract":"Numerous factors affect the fine-scale social structure of animal groups, but it is unclear how important such factors are in determining how individuals encounter resources. Familiarity affects shoal choice and structure in many social fishes. Here, we show that familiarity between shoal members of sticklebacks (\n              Gasterosteus aculeatus\n              ) affects both fine-scale social organization and the discovery of resources. Social network analysis revealed that sticklebacks remained closer to familiar than to unfamiliar individuals within the same shoal. Network-based diffusion analysis revealed that there was a strong untransmitted social effect on patch discovery, with individuals tending to discover a task sooner if a familiar individual from their group had previously done so than if an unfamiliar fish had done so. However, in contrast to the effect of familiarity, the frequency with which individuals had previously associated with one another had no effect upon the likelihood of prey patch discovery. This may have been due to the influence of fish on one another's movements; the effect of familiarity on discovery of an empty ‘control’ patch was as strong as for discovery of an actual prey patch. Our results demonstrate that factors affecting fine-scale social interactions can also influence how individuals encounter and exploit resources.","container-title":"Proceedings of the Royal Society B: Biological Sciences","DOI":"10.1098/rspb.2014.0579","ISSN":"0962-8452, 1471-2954","issue":"1789","journalAbbreviation":"Proc. R. Soc. B.","language":"en","page":"20140579","source":"DOI.org (Crossref)","title":"Familiarity affects social network structure and discovery of prey patch locations in foraging stickleback shoals","volume":"281","author":[{"family":"Atton","given":"N."},{"family":"Galef","given":"B. J."},{"family":"Hoppitt","given":"W."},{"family":"Webster","given":"M. M."},{"family":"Laland","given":"K. N."}],"issued":{"date-parts":[["2014",8,22]]}}}],"schema":"https://github.com/citation-style-language/schema/raw/master/csl-citation.json"}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18</w:t>
      </w:r>
      <w:r>
        <w:rPr>
          <w:rFonts w:ascii="Times New Roman" w:hAnsi="Times New Roman" w:cs="Times New Roman"/>
          <w:sz w:val="24"/>
          <w:lang w:val="en-US"/>
        </w:rPr>
        <w:t xml:space="preserve">, </w:t>
      </w:r>
      <w:r>
        <w:rPr>
          <w:rFonts w:ascii="Times New Roman" w:hAnsi="Times New Roman" w:cs="Times New Roman"/>
          <w:i/>
          <w:iCs/>
          <w:sz w:val="24"/>
          <w:lang w:val="en-US"/>
        </w:rPr>
        <w:t>19</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However, testing this link in natural groups is difficult because high familiarity is intrinsically linked with strong spatial cohesion and living in stable groups, such as groups of primates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{"citationID":"9qe9FJPS","properties":{"formattedCitation":"({\\i{}20})","plainCitation":"(20)","noteIndex":0},"citationItems":[{"id":16721,"uris":["http://zotero.org/users/10851648/items/ECWA5TRK"],"itemData":{"id":16721,"type":"article-journal","abstract":"PDF OBJECTIVE: The purpose of this study was to evaluate the prevalence of MR abnormalities of the knee on the symptomatic and contralateral asymptomatic sides in patients with suspected meniscal tears. SUBJECTS AND METHODS. One hundred patients (mean age, 42.7 years; range, 18-73 years) referred for suspected meniscal tears were prospectively examined with MRI of both knees when the contralateral knee was asymptomatic. The prevalence of various types of meniscal tears and other MR abnormalities was determined. RESULTS: Meniscal tears were found in 57 symptomatic knees and in 36 contralateral asymptomatic knees. In those 57 patients with a meniscal tear on the symptomatic side, the prevalence of asymptomatic tears in the contralateral side was 63% (36/57). Horizontal or oblique meniscal tears were found medially in 32 and laterally in 11 symptomatic knees, and medially in 29 and laterally in eight asymptomatic knees. Radial, vertical, complex, or displaced tears were found medially in 18 and laterally in five symptomatic knees, and medially in five and laterally in none of the asymptomatic knees. Collateral ligament abnormalities were found in 53 symptomatic knees and in six asymptomatic knees. Pericapsular soft-tissue abnormalities were found in 64 symptomatic and in 12 asymptomatic knees. Edema-like bone marrow abnormalities were found in 36 symptomatic and in three asymptomatic knees. CONCLUSION: Horizontal or oblique meniscal tears are frequently encountered in both asymptomatic and symptomatic knees and may not always be related to symptoms. However, radial, vertical, complex, or displaced meniscal tears and abnormalities of the collateral ligaments, pericapsular soft tissues, and bone marrow are found almost exclusively on the symptomatic side and appear to be clinically more meaningful. Adolescent; ult; ed; male; mans; ee/*abnormalities/*pathology; ee Injuries/*epidemiology/*pathology; agnetic Resonance Imaging; le; dial Collateral Ligament, Knee/abnormalities/injuries/pathology; nisci, Tibial/*abnormalities/*injuries/pathology; ddle Aged; evalence; producibility of Results; auma Severity Indices;","container-title":"Science","DOI":"10.1126/science.aaa5099","ISSN":"0036-8075","issue":"6241","note":"ISBN: 9780521864848","page":"1358-1361","title":"Shared decision-making drives collective movement in wild baboons","volume":"348","author":[{"family":"Strandburg-Peshkin","given":"A."},{"family":"Farine","given":"D. R."},{"family":"Couzin","given":"I. D."},{"family":"Crofoot","given":"M. C."}],"issued":{"date-parts":[["2015",6,19]]}}}],"schema":"https://github.com/citation-style-language/schema/raw/master/csl-citation.json"}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20</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and birds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{"citationID":"PkIvjAl4","properties":{"formattedCitation":"({\\i{}21})","plainCitation":"(21)","noteIndex":0},"citationItems":[{"id":23022,"uris":["http://zotero.org/users/10851648/items/CGQFQU9R"],"itemData":{"id":23022,"type":"article-journal","abstract":"Abstract\n            \n              Shared-decision making is beneficial for the maintenance of group-living. However, little is known about whether consensus decision-making follows similar processes across different species. Addressing this question requires robust quantification of how individuals move relative to each other. Here we use high-resolution GPS-tracking of two vulturine guineafowl (\n              Acryllium vulturinum\n              ) groups to test the predictions from a classic theoretical model of collective motion. We show that, in both groups, all individuals can successfully initiate directional movements, although males are more likely to be followed than females. When multiple group members initiate simultaneously, follower decisions depend on directional agreement, with followers compromising directions if the difference between them is small or choosing the majority direction if the difference is large. By aligning with model predictions and replicating the findings of a previous field study on olive baboons (\n              Papio anubis\n              ), our results suggest that a common process governs collective decision-making in moving animal groups.","container-title":"Communications Biology","DOI":"10.1038/s42003-024-05782-w","ISSN":"2399-3642","issue":"1","journalAbbreviation":"Commun Biol","language":"en","page":"95","source":"DOI.org (Crossref)","title":"Compromise or choose: shared movement decisions in wild vulturine guineafowl","title-short":"Compromise or choose","volume":"7","author":[{"family":"Papageorgiou","given":"Danai"},{"family":"Nyaguthii","given":"Brendah"},{"family":"Farine","given":"Damien R."}],"issued":{"date-parts":[["2024",1,13]]}}}],"schema":"https://github.com/citation-style-language/schema/raw/master/csl-citation.json"}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21</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where individuals live and move together. This limits our ability to compare performance of collectives at solving ecologically relevant challenges </w:t>
      </w:r>
      <w:r w:rsidR="000548B9">
        <w:rPr>
          <w:rFonts w:ascii="Times New Roman" w:eastAsia="Times New Roman" w:hAnsi="Times New Roman" w:cs="Times New Roman"/>
          <w:sz w:val="24"/>
          <w:szCs w:val="24"/>
          <w:lang w:val="en-GB"/>
        </w:rPr>
        <w:t xml:space="preserve">across </w:t>
      </w:r>
      <w:r>
        <w:rPr>
          <w:rFonts w:ascii="Times New Roman" w:eastAsia="Times New Roman" w:hAnsi="Times New Roman" w:cs="Times New Roman"/>
          <w:sz w:val="24"/>
          <w:szCs w:val="24"/>
          <w:lang w:val="en-GB"/>
        </w:rPr>
        <w:t>both familiar and unfamiliar settings. We overcome this challenge by bringing wild-caught groups of Spix’s disc-winged bat (</w:t>
      </w:r>
      <w:r>
        <w:rPr>
          <w:rFonts w:ascii="Times New Roman" w:eastAsia="Times New Roman" w:hAnsi="Times New Roman" w:cs="Times New Roman"/>
          <w:i/>
          <w:iCs/>
          <w:sz w:val="24"/>
          <w:szCs w:val="24"/>
          <w:lang w:val="en-GB"/>
        </w:rPr>
        <w:t>Thyroptera tricolor</w:t>
      </w:r>
      <w:r>
        <w:rPr>
          <w:rFonts w:ascii="Times New Roman" w:eastAsia="Times New Roman" w:hAnsi="Times New Roman" w:cs="Times New Roman"/>
          <w:sz w:val="24"/>
          <w:szCs w:val="24"/>
          <w:lang w:val="en-GB"/>
        </w:rPr>
        <w:t xml:space="preserve">), a Neotropical species characterized by high social stability, temporarily (&lt; 6 h) into captivity. This species forms long-term stable groups of about five individuals (range 2–9) that sleep inside developing tubular leaves of plants in the order Zingiberales, such as heliconias and bananas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jGLkhoi0","properties":{"formattedCitation":"({\\i{}22}\\uc0\\u8211{}{\\i{}24})","plainCitation":"(22–24)","noteIndex":0},"citationItems":[{"id":14658,"uris":["http://zotero.org/users/10851648/items/368G7AIC"],"itemData":{"id":14658,"type":"article-journal","container-title":"Behavioral Ecology and Sociobiology","license":"All rights reserved","page":"1619-1630","title":"Comparative social network analysis in a leaf-roosting bat","volume":"64","author":[{"family":"Chaverri","given":"G"}],"issued":{"date-parts":[["2010"]]}}},{"id":16416,"uris":["http://zotero.org/users/10851648/items/7PRV7DX5"],"itemData":{"id":16416,"type":"article-journal","abstract":"Spix's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B"}],"issued":{"date-parts":[["2004"]]}}},{"id":17123,"uris":["http://zotero.org/users/10851648/items/Y5AJFC5S"],"itemData":{"id":17123,"type":"article-journal","container-title":"Journal of Mammalogy","page":"562-571","title":"Observations on the neotropical disk-winged bat, Thyroptera tricolor Spix","volume":"55","author":[{"family":"Findley","given":"J S"},{"family":"Wilson","given":"D E"}],"issued":{"date-parts":[["1974"]]}}}],"schema":"https://github.com/citation-style-language/schema/raw/master/csl-citation.json"}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22</w:t>
      </w:r>
      <w:r>
        <w:rPr>
          <w:rFonts w:ascii="Times New Roman" w:hAnsi="Times New Roman" w:cs="Times New Roman"/>
          <w:sz w:val="24"/>
          <w:lang w:val="en-US"/>
        </w:rPr>
        <w:t>–</w:t>
      </w:r>
      <w:r>
        <w:rPr>
          <w:rFonts w:ascii="Times New Roman" w:hAnsi="Times New Roman" w:cs="Times New Roman"/>
          <w:i/>
          <w:iCs/>
          <w:sz w:val="24"/>
          <w:lang w:val="en-US"/>
        </w:rPr>
        <w:t>24</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Because these leaves unfurl after approximately one day, groups must repeatedly find new sleeping sites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{"citationID":"hRt2UzsV","properties":{"formattedCitation":"({\\i{}25})","plainCitation":"(25)","noteIndex":0},"citationItems":[{"id":16739,"uris":["http://zotero.org/users/10851648/items/SYANJECI"],"itemData":{"id":16739,"type":"article-journal","container-title":"Journal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25</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Group members also have to enter the leaf in rapid succession to reduce both individual predation risk and overall group detectability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{"citationID":"V9VEpSWK","properties":{"formattedCitation":"({\\i{}26}, {\\i{}27})","plainCitation":"(26, 27)","noteIndex":0},"citationItems":[{"id":22902,"uris":["http://zotero.org/users/10851648/items/2FSHA56F"],"itemData":{"id":22902,"type":"article-journal","container-title":"Behavioral Ecology","DOI":"10.1093/beheco/arm122","ISSN":"1465-7279, 1045-2249","issue":"1","language":"en","page":"193-201","source":"DOI.org (Crossref)","title":"Mechanisms for aggregation in animals: rule success depends on ecological variables","title-short":"Mechanisms for aggregation in animals","volume":"19","author":[{"family":"Morrell","given":"Lesley J."},{"family":"James","given":"Richard"}],"issued":{"date-parts":[["2008",1]]}}},{"id":11335,"uris":["http://zotero.org/users/10851648/items/JPV8NS5J"],"itemData":{"id":11335,"type":"book","event-place":"New York","publisher":"Oxford University Press","publisher-place":"New York","title":"Living in groups","author":[{"family":"Krause","given":"J"},{"family":"Ruxton","given":"G D"}],"issued":{"date-parts":[["2002"]]}}}],"schema":"https://github.com/citation-style-language/schema/raw/master/csl-citation.json"}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26</w:t>
      </w:r>
      <w:r>
        <w:rPr>
          <w:rFonts w:ascii="Times New Roman" w:hAnsi="Times New Roman" w:cs="Times New Roman"/>
          <w:sz w:val="24"/>
          <w:lang w:val="en-US"/>
        </w:rPr>
        <w:t xml:space="preserve">, </w:t>
      </w:r>
      <w:r>
        <w:rPr>
          <w:rFonts w:ascii="Times New Roman" w:hAnsi="Times New Roman" w:cs="Times New Roman"/>
          <w:i/>
          <w:iCs/>
          <w:sz w:val="24"/>
          <w:lang w:val="en-US"/>
        </w:rPr>
        <w:t>27</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This spatial and temporal ecological challenge is readily replicated in laboratory conditions. </w:t>
      </w:r>
    </w:p>
    <w:p w14:paraId="02506F71" w14:textId="77777777" w:rsidR="00A54CD1" w:rsidRDefault="00A54CD1">
      <w:pPr>
        <w:rPr>
          <w:rFonts w:ascii="Times New Roman" w:eastAsia="Times New Roman" w:hAnsi="Times New Roman" w:cs="Times New Roman"/>
          <w:sz w:val="24"/>
          <w:szCs w:val="24"/>
          <w:lang w:val="en-GB"/>
        </w:rPr>
      </w:pPr>
    </w:p>
    <w:p w14:paraId="62CFFD3E" w14:textId="5B64B01F" w:rsidR="00A54CD1" w:rsidRDefault="0060588C">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We used videos from four cameras to reconstruct the 3-dimensional trajectories of individuals in natural (high familiarity) groups and in artificial groups (novel combinations of individuals from several natural groups) within a large flight cage (9 x 4 x 3 m</w:t>
      </w:r>
      <w:r>
        <w:rPr>
          <w:rFonts w:ascii="Times New Roman" w:eastAsia="Times New Roman" w:hAnsi="Times New Roman" w:cs="Times New Roman"/>
          <w:sz w:val="24"/>
          <w:szCs w:val="24"/>
          <w:lang w:val="en-US"/>
        </w:rPr>
        <w:t>; Figure 1a-b</w:t>
      </w:r>
      <w:r>
        <w:rPr>
          <w:rFonts w:ascii="Times New Roman" w:eastAsia="Times New Roman" w:hAnsi="Times New Roman" w:cs="Times New Roman"/>
          <w:sz w:val="24"/>
          <w:szCs w:val="24"/>
          <w:lang w:val="en-GB"/>
        </w:rPr>
        <w:t xml:space="preserve">). If familiarity plays an important role in collective behaviours, we expected that the high familiarity groups would show greater spatial cohesion than the artificial groups. Annotating 5 s segments where the trajectories of all individuals were visible confirmed this prediction, with the data revealing that bats in natural groups flew significantly closer to one-another than bats in artificial groups (Figure </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en-GB"/>
        </w:rPr>
        <w:t xml:space="preserve">). Artificial groups did not differ from random expectation (‘simulated groups’ where the flight trajectories of individuals from different trials were </w:t>
      </w:r>
      <w:r w:rsidR="007C432B">
        <w:rPr>
          <w:rFonts w:ascii="Times New Roman" w:eastAsia="Times New Roman" w:hAnsi="Times New Roman" w:cs="Times New Roman"/>
          <w:sz w:val="24"/>
          <w:szCs w:val="24"/>
          <w:lang w:val="en-GB"/>
        </w:rPr>
        <w:t xml:space="preserve">digitally </w:t>
      </w:r>
      <w:r>
        <w:rPr>
          <w:rFonts w:ascii="Times New Roman" w:eastAsia="Times New Roman" w:hAnsi="Times New Roman" w:cs="Times New Roman"/>
          <w:sz w:val="24"/>
          <w:szCs w:val="24"/>
          <w:lang w:val="en-GB"/>
        </w:rPr>
        <w:t xml:space="preserve">combined; </w:t>
      </w:r>
      <w:r>
        <w:rPr>
          <w:rFonts w:ascii="Times New Roman" w:eastAsia="Times New Roman" w:hAnsi="Times New Roman" w:cs="Times New Roman"/>
          <w:sz w:val="24"/>
          <w:szCs w:val="24"/>
          <w:lang w:val="en-US"/>
        </w:rPr>
        <w:t>Figure 1c and 2</w:t>
      </w:r>
      <w:r>
        <w:rPr>
          <w:rFonts w:ascii="Times New Roman" w:eastAsia="Times New Roman" w:hAnsi="Times New Roman" w:cs="Times New Roman"/>
          <w:sz w:val="24"/>
          <w:szCs w:val="24"/>
          <w:lang w:val="en-GB"/>
        </w:rPr>
        <w:t>), confirming that familiarity facilitates greater coordination.</w:t>
      </w:r>
    </w:p>
    <w:p w14:paraId="60332065" w14:textId="77777777" w:rsidR="00A54CD1" w:rsidRPr="00750BC3" w:rsidRDefault="00A54CD1">
      <w:pPr>
        <w:jc w:val="center"/>
        <w:rPr>
          <w:rFonts w:ascii="Times New Roman" w:eastAsia="Times New Roman" w:hAnsi="Times New Roman" w:cs="Times New Roman"/>
          <w:sz w:val="24"/>
          <w:szCs w:val="24"/>
          <w:lang w:val="en-US"/>
        </w:rPr>
      </w:pPr>
    </w:p>
    <w:p w14:paraId="246EB09D" w14:textId="77777777" w:rsidR="00A54CD1" w:rsidRDefault="0060588C">
      <w:pPr>
        <w:rPr>
          <w:rFonts w:ascii="Times New Roman" w:eastAsia="Times New Roman" w:hAnsi="Times New Roman" w:cs="Times New Roman"/>
          <w:b/>
          <w:bCs/>
          <w:sz w:val="24"/>
          <w:szCs w:val="24"/>
          <w:lang w:val="en-US"/>
        </w:rPr>
      </w:pPr>
      <w:r>
        <w:rPr>
          <w:rFonts w:ascii="Times New Roman" w:eastAsia="Times New Roman" w:hAnsi="Times New Roman" w:cs="Times New Roman"/>
          <w:b/>
          <w:bCs/>
          <w:noProof/>
          <w:sz w:val="24"/>
          <w:szCs w:val="24"/>
          <w:lang w:val="en-US"/>
        </w:rPr>
        <w:lastRenderedPageBreak/>
        <w:drawing>
          <wp:inline distT="0" distB="0" distL="114300" distR="114300" wp14:anchorId="18127612" wp14:editId="17484238">
            <wp:extent cx="5941060" cy="4752340"/>
            <wp:effectExtent l="0" t="0" r="2540" b="10160"/>
            <wp:docPr id="1" name="Picture 1" descr="flight_coordin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ight_coordination_diagram"/>
                    <pic:cNvPicPr>
                      <a:picLocks noChangeAspect="1"/>
                    </pic:cNvPicPr>
                  </pic:nvPicPr>
                  <pic:blipFill>
                    <a:blip r:embed="rId6"/>
                    <a:stretch>
                      <a:fillRect/>
                    </a:stretch>
                  </pic:blipFill>
                  <pic:spPr>
                    <a:xfrm>
                      <a:off x="0" y="0"/>
                      <a:ext cx="5941060" cy="4752340"/>
                    </a:xfrm>
                    <a:prstGeom prst="rect">
                      <a:avLst/>
                    </a:prstGeom>
                  </pic:spPr>
                </pic:pic>
              </a:graphicData>
            </a:graphic>
          </wp:inline>
        </w:drawing>
      </w:r>
    </w:p>
    <w:p w14:paraId="457A3C6B" w14:textId="42311F74" w:rsidR="00A54CD1" w:rsidRDefault="0060588C">
      <w:pPr>
        <w:rPr>
          <w:rFonts w:ascii="Times New Roman" w:eastAsia="Times New Roman" w:hAnsi="Times New Roman" w:cs="Times New Roman"/>
          <w:i/>
          <w:iCs/>
          <w:sz w:val="24"/>
          <w:szCs w:val="24"/>
          <w:lang w:val="en-US"/>
        </w:rPr>
      </w:pPr>
      <w:r>
        <w:rPr>
          <w:rFonts w:ascii="Times New Roman" w:eastAsia="Times New Roman" w:hAnsi="Times New Roman" w:cs="Times New Roman"/>
          <w:b/>
          <w:bCs/>
          <w:sz w:val="24"/>
          <w:szCs w:val="24"/>
          <w:lang w:val="en-US"/>
        </w:rPr>
        <w:t>Fig. 1.</w:t>
      </w:r>
      <w:r>
        <w:rPr>
          <w:rFonts w:ascii="Times New Roman" w:eastAsia="Times New Roman" w:hAnsi="Times New Roman" w:cs="Times New Roman"/>
          <w:i/>
          <w:iCs/>
          <w:sz w:val="24"/>
          <w:szCs w:val="24"/>
          <w:lang w:val="en-US"/>
        </w:rPr>
        <w:t xml:space="preserve"> Schem</w:t>
      </w:r>
      <w:r w:rsidR="000548B9">
        <w:rPr>
          <w:rFonts w:ascii="Times New Roman" w:eastAsia="Times New Roman" w:hAnsi="Times New Roman" w:cs="Times New Roman"/>
          <w:i/>
          <w:iCs/>
          <w:sz w:val="24"/>
          <w:szCs w:val="24"/>
          <w:lang w:val="en-US"/>
        </w:rPr>
        <w:t>atic</w:t>
      </w:r>
      <w:r>
        <w:rPr>
          <w:rFonts w:ascii="Times New Roman" w:eastAsia="Times New Roman" w:hAnsi="Times New Roman" w:cs="Times New Roman"/>
          <w:i/>
          <w:iCs/>
          <w:sz w:val="24"/>
          <w:szCs w:val="24"/>
          <w:lang w:val="en-US"/>
        </w:rPr>
        <w:t xml:space="preserve"> of </w:t>
      </w:r>
      <w:proofErr w:type="gramStart"/>
      <w:r>
        <w:rPr>
          <w:rFonts w:ascii="Times New Roman" w:eastAsia="Times New Roman" w:hAnsi="Times New Roman" w:cs="Times New Roman"/>
          <w:i/>
          <w:iCs/>
          <w:sz w:val="24"/>
          <w:szCs w:val="24"/>
          <w:lang w:val="en-US"/>
        </w:rPr>
        <w:t>the experimental</w:t>
      </w:r>
      <w:proofErr w:type="gramEnd"/>
      <w:r>
        <w:rPr>
          <w:rFonts w:ascii="Times New Roman" w:eastAsia="Times New Roman" w:hAnsi="Times New Roman" w:cs="Times New Roman"/>
          <w:i/>
          <w:iCs/>
          <w:sz w:val="24"/>
          <w:szCs w:val="24"/>
          <w:lang w:val="en-US"/>
        </w:rPr>
        <w:t xml:space="preserve"> design</w:t>
      </w:r>
      <w:r w:rsidR="000548B9">
        <w:rPr>
          <w:rFonts w:ascii="Times New Roman" w:eastAsia="Times New Roman" w:hAnsi="Times New Roman" w:cs="Times New Roman"/>
          <w:i/>
          <w:iCs/>
          <w:sz w:val="24"/>
          <w:szCs w:val="24"/>
          <w:lang w:val="en-US"/>
        </w:rPr>
        <w:t xml:space="preserve"> </w:t>
      </w:r>
      <w:proofErr w:type="gramStart"/>
      <w:r w:rsidR="000548B9">
        <w:rPr>
          <w:rFonts w:ascii="Times New Roman" w:eastAsia="Times New Roman" w:hAnsi="Times New Roman" w:cs="Times New Roman"/>
          <w:i/>
          <w:iCs/>
          <w:sz w:val="24"/>
          <w:szCs w:val="24"/>
          <w:lang w:val="en-US"/>
        </w:rPr>
        <w:t>used</w:t>
      </w:r>
      <w:proofErr w:type="gramEnd"/>
      <w:r>
        <w:rPr>
          <w:rFonts w:ascii="Times New Roman" w:eastAsia="Times New Roman" w:hAnsi="Times New Roman" w:cs="Times New Roman"/>
          <w:i/>
          <w:iCs/>
          <w:sz w:val="24"/>
          <w:szCs w:val="24"/>
          <w:lang w:val="en-US"/>
        </w:rPr>
        <w:t xml:space="preserve"> to assess group flight and calling coordination</w:t>
      </w:r>
      <w:r w:rsidR="000548B9">
        <w:rPr>
          <w:rFonts w:ascii="Times New Roman" w:eastAsia="Times New Roman" w:hAnsi="Times New Roman" w:cs="Times New Roman"/>
          <w:i/>
          <w:iCs/>
          <w:sz w:val="24"/>
          <w:szCs w:val="24"/>
          <w:lang w:val="en-US"/>
        </w:rPr>
        <w:t xml:space="preserve"> across different group conditions</w:t>
      </w:r>
      <w:r>
        <w:rPr>
          <w:rFonts w:ascii="Times New Roman" w:eastAsia="Times New Roman" w:hAnsi="Times New Roman" w:cs="Times New Roman"/>
          <w:i/>
          <w:iCs/>
          <w:sz w:val="24"/>
          <w:szCs w:val="24"/>
          <w:lang w:val="en-US"/>
        </w:rPr>
        <w:t xml:space="preserve">. </w:t>
      </w:r>
      <w:r w:rsidR="00315AE7">
        <w:rPr>
          <w:rFonts w:ascii="Times New Roman" w:eastAsia="Times New Roman" w:hAnsi="Times New Roman" w:cs="Times New Roman"/>
          <w:i/>
          <w:iCs/>
          <w:sz w:val="24"/>
          <w:szCs w:val="24"/>
          <w:lang w:val="en-US"/>
        </w:rPr>
        <w:t xml:space="preserve">Exemplary </w:t>
      </w:r>
      <w:r>
        <w:rPr>
          <w:rFonts w:ascii="Times New Roman" w:eastAsia="Times New Roman" w:hAnsi="Times New Roman" w:cs="Times New Roman"/>
          <w:i/>
          <w:iCs/>
          <w:sz w:val="24"/>
          <w:szCs w:val="24"/>
          <w:lang w:val="en-US"/>
        </w:rPr>
        <w:t>artificial (a) and natural (b) groups are shown next to a schematic 3</w:t>
      </w:r>
      <w:r w:rsidR="008D0FF9">
        <w:rPr>
          <w:rFonts w:ascii="Times New Roman" w:eastAsia="Times New Roman" w:hAnsi="Times New Roman" w:cs="Times New Roman"/>
          <w:i/>
          <w:iCs/>
          <w:sz w:val="24"/>
          <w:szCs w:val="24"/>
          <w:lang w:val="en-US"/>
        </w:rPr>
        <w:t>-</w:t>
      </w:r>
      <w:r>
        <w:rPr>
          <w:rFonts w:ascii="Times New Roman" w:eastAsia="Times New Roman" w:hAnsi="Times New Roman" w:cs="Times New Roman"/>
          <w:i/>
          <w:iCs/>
          <w:sz w:val="24"/>
          <w:szCs w:val="24"/>
          <w:lang w:val="en-US"/>
        </w:rPr>
        <w:t>D flight trajectory and a spectrogram of the vocal activity with multiple inquiry calls. Natural group membership is depicted by color tonality and the trajectories and calls from a given individual match its color. Artificial groups were composed by</w:t>
      </w:r>
      <w:r w:rsidR="000548B9">
        <w:rPr>
          <w:rFonts w:ascii="Times New Roman" w:eastAsia="Times New Roman" w:hAnsi="Times New Roman" w:cs="Times New Roman"/>
          <w:i/>
          <w:iCs/>
          <w:sz w:val="24"/>
          <w:szCs w:val="24"/>
          <w:lang w:val="en-US"/>
        </w:rPr>
        <w:t xml:space="preserve"> temporarily combining</w:t>
      </w:r>
      <w:r>
        <w:rPr>
          <w:rFonts w:ascii="Times New Roman" w:eastAsia="Times New Roman" w:hAnsi="Times New Roman" w:cs="Times New Roman"/>
          <w:i/>
          <w:iCs/>
          <w:sz w:val="24"/>
          <w:szCs w:val="24"/>
          <w:lang w:val="en-US"/>
        </w:rPr>
        <w:t xml:space="preserve"> individuals from different natural groups (depicted by arrows from natural to artificial group bats) while simulated groups (c) were digitally created by combining flight trajectories and calling activities </w:t>
      </w:r>
      <w:r w:rsidR="000548B9">
        <w:rPr>
          <w:rFonts w:ascii="Times New Roman" w:eastAsia="Times New Roman" w:hAnsi="Times New Roman" w:cs="Times New Roman"/>
          <w:i/>
          <w:iCs/>
          <w:sz w:val="24"/>
          <w:szCs w:val="24"/>
          <w:lang w:val="en-US"/>
        </w:rPr>
        <w:t xml:space="preserve">collected </w:t>
      </w:r>
      <w:r>
        <w:rPr>
          <w:rFonts w:ascii="Times New Roman" w:eastAsia="Times New Roman" w:hAnsi="Times New Roman" w:cs="Times New Roman"/>
          <w:i/>
          <w:iCs/>
          <w:sz w:val="24"/>
          <w:szCs w:val="24"/>
          <w:lang w:val="en-US"/>
        </w:rPr>
        <w:t>from</w:t>
      </w:r>
      <w:r w:rsidR="000548B9">
        <w:rPr>
          <w:rFonts w:ascii="Times New Roman" w:eastAsia="Times New Roman" w:hAnsi="Times New Roman" w:cs="Times New Roman"/>
          <w:i/>
          <w:iCs/>
          <w:sz w:val="24"/>
          <w:szCs w:val="24"/>
          <w:lang w:val="en-US"/>
        </w:rPr>
        <w:t xml:space="preserve"> individuals</w:t>
      </w:r>
      <w:r>
        <w:rPr>
          <w:rFonts w:ascii="Times New Roman" w:eastAsia="Times New Roman" w:hAnsi="Times New Roman" w:cs="Times New Roman"/>
          <w:i/>
          <w:iCs/>
          <w:sz w:val="24"/>
          <w:szCs w:val="24"/>
          <w:lang w:val="en-US"/>
        </w:rPr>
        <w:t xml:space="preserve"> in natural group</w:t>
      </w:r>
      <w:r w:rsidR="000548B9">
        <w:rPr>
          <w:rFonts w:ascii="Times New Roman" w:eastAsia="Times New Roman" w:hAnsi="Times New Roman" w:cs="Times New Roman"/>
          <w:i/>
          <w:iCs/>
          <w:sz w:val="24"/>
          <w:szCs w:val="24"/>
          <w:lang w:val="en-US"/>
        </w:rPr>
        <w:t xml:space="preserve"> trials</w:t>
      </w:r>
      <w:r>
        <w:rPr>
          <w:rFonts w:ascii="Times New Roman" w:eastAsia="Times New Roman" w:hAnsi="Times New Roman" w:cs="Times New Roman"/>
          <w:i/>
          <w:iCs/>
          <w:sz w:val="24"/>
          <w:szCs w:val="24"/>
          <w:lang w:val="en-US"/>
        </w:rPr>
        <w:t xml:space="preserve"> (illustrated by the arrows from the trajectories and calls from natural to simulated groups).</w:t>
      </w:r>
    </w:p>
    <w:p w14:paraId="7D6CB659" w14:textId="77777777" w:rsidR="00A54CD1" w:rsidRDefault="00A54CD1">
      <w:pPr>
        <w:rPr>
          <w:rFonts w:ascii="Times New Roman" w:eastAsia="Times New Roman" w:hAnsi="Times New Roman" w:cs="Times New Roman"/>
          <w:sz w:val="24"/>
          <w:szCs w:val="24"/>
          <w:lang w:val="en-US"/>
        </w:rPr>
      </w:pPr>
    </w:p>
    <w:p w14:paraId="4E9C8099" w14:textId="77777777" w:rsidR="00A54CD1" w:rsidRPr="00750BC3" w:rsidRDefault="00A54CD1">
      <w:pPr>
        <w:rPr>
          <w:rFonts w:ascii="Times New Roman" w:eastAsia="Times New Roman" w:hAnsi="Times New Roman" w:cs="Times New Roman"/>
          <w:sz w:val="24"/>
          <w:szCs w:val="24"/>
          <w:lang w:val="en-US"/>
        </w:rPr>
      </w:pPr>
    </w:p>
    <w:p w14:paraId="64FE489E" w14:textId="77777777" w:rsidR="00A54CD1" w:rsidRDefault="00A54CD1">
      <w:pPr>
        <w:rPr>
          <w:rFonts w:ascii="Times New Roman" w:eastAsia="Times New Roman" w:hAnsi="Times New Roman" w:cs="Times New Roman"/>
          <w:sz w:val="24"/>
          <w:szCs w:val="24"/>
          <w:lang w:val="en-US"/>
        </w:rPr>
      </w:pPr>
    </w:p>
    <w:p w14:paraId="0A34C9D7" w14:textId="4C9F9E5E" w:rsidR="00A54CD1" w:rsidRDefault="0060588C">
      <w:pPr>
        <w:spacing w:before="240" w:after="240"/>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noProof/>
          <w:sz w:val="24"/>
          <w:szCs w:val="24"/>
          <w:lang w:val="en-US"/>
        </w:rPr>
        <w:lastRenderedPageBreak/>
        <w:drawing>
          <wp:inline distT="0" distB="0" distL="114300" distR="114300" wp14:anchorId="4A21223A" wp14:editId="742AFAA3">
            <wp:extent cx="5941695" cy="2640965"/>
            <wp:effectExtent l="0" t="0" r="1905" b="6985"/>
            <wp:docPr id="3" name="Picture 3" descr="flight_coordination_5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ight_coordination_5_panels"/>
                    <pic:cNvPicPr>
                      <a:picLocks noChangeAspect="1"/>
                    </pic:cNvPicPr>
                  </pic:nvPicPr>
                  <pic:blipFill>
                    <a:blip r:embed="rId7"/>
                    <a:stretch>
                      <a:fillRect/>
                    </a:stretch>
                  </pic:blipFill>
                  <pic:spPr>
                    <a:xfrm>
                      <a:off x="0" y="0"/>
                      <a:ext cx="5941695" cy="2640965"/>
                    </a:xfrm>
                    <a:prstGeom prst="rect">
                      <a:avLst/>
                    </a:prstGeom>
                  </pic:spPr>
                </pic:pic>
              </a:graphicData>
            </a:graphic>
          </wp:inline>
        </w:drawing>
      </w:r>
      <w:r>
        <w:rPr>
          <w:rFonts w:ascii="Times New Roman" w:eastAsia="Times New Roman" w:hAnsi="Times New Roman" w:cs="Times New Roman"/>
          <w:b/>
          <w:bCs/>
          <w:i/>
          <w:iCs/>
          <w:sz w:val="24"/>
          <w:szCs w:val="24"/>
          <w:lang w:val="en-US"/>
        </w:rPr>
        <w:t xml:space="preserve">Fig. 2. </w:t>
      </w:r>
      <w:r>
        <w:rPr>
          <w:rFonts w:ascii="Times New Roman" w:eastAsia="Times New Roman" w:hAnsi="Times New Roman" w:cs="Times New Roman"/>
          <w:i/>
          <w:iCs/>
          <w:sz w:val="24"/>
          <w:szCs w:val="24"/>
          <w:lang w:val="en-US"/>
        </w:rPr>
        <w:t xml:space="preserve">Raincloud plot showing the jittered pairwise distance among individuals per frame and the associated boxplots (median, interquartile range and overall range) and half violin plots, by group flight type (horizontal axis) and group size (panels). For simplicity, data for groups of six individuals </w:t>
      </w:r>
      <w:r w:rsidR="000548B9">
        <w:rPr>
          <w:rFonts w:ascii="Times New Roman" w:eastAsia="Times New Roman" w:hAnsi="Times New Roman" w:cs="Times New Roman"/>
          <w:i/>
          <w:iCs/>
          <w:sz w:val="24"/>
          <w:szCs w:val="24"/>
          <w:lang w:val="en-US"/>
        </w:rPr>
        <w:t xml:space="preserve">are </w:t>
      </w:r>
      <w:r>
        <w:rPr>
          <w:rFonts w:ascii="Times New Roman" w:eastAsia="Times New Roman" w:hAnsi="Times New Roman" w:cs="Times New Roman"/>
          <w:i/>
          <w:iCs/>
          <w:sz w:val="24"/>
          <w:szCs w:val="24"/>
          <w:lang w:val="en-US"/>
        </w:rPr>
        <w:t>not shown. The right panel shows aggregated data for all group sizes. Yellow points show the mean pairwise distance per group with their distribution represented by overlaid yellow boxplots. Brackets above boxplots in the right panel indicate statistically detectable differences with effect size and 95% uncertainty intervals (in m). Sample sizes for groups and individuals are shown underneath</w:t>
      </w:r>
      <w:r w:rsidR="000548B9">
        <w:rPr>
          <w:rFonts w:ascii="Times New Roman" w:eastAsia="Times New Roman" w:hAnsi="Times New Roman" w:cs="Times New Roman"/>
          <w:i/>
          <w:iCs/>
          <w:sz w:val="24"/>
          <w:szCs w:val="24"/>
          <w:lang w:val="en-US"/>
        </w:rPr>
        <w:t xml:space="preserve"> each</w:t>
      </w:r>
      <w:r>
        <w:rPr>
          <w:rFonts w:ascii="Times New Roman" w:eastAsia="Times New Roman" w:hAnsi="Times New Roman" w:cs="Times New Roman"/>
          <w:i/>
          <w:iCs/>
          <w:sz w:val="24"/>
          <w:szCs w:val="24"/>
          <w:lang w:val="en-US"/>
        </w:rPr>
        <w:t xml:space="preserve"> boxplot.</w:t>
      </w:r>
      <w:r w:rsidR="004B5C84">
        <w:rPr>
          <w:rFonts w:ascii="Times New Roman" w:eastAsia="Times New Roman" w:hAnsi="Times New Roman" w:cs="Times New Roman"/>
          <w:i/>
          <w:iCs/>
          <w:sz w:val="24"/>
          <w:szCs w:val="24"/>
          <w:lang w:val="en-US"/>
        </w:rPr>
        <w:t xml:space="preserve"> </w:t>
      </w:r>
      <w:commentRangeStart w:id="0"/>
      <w:r w:rsidR="004B5C84">
        <w:rPr>
          <w:rFonts w:ascii="Times New Roman" w:eastAsia="Times New Roman" w:hAnsi="Times New Roman" w:cs="Times New Roman"/>
          <w:i/>
          <w:iCs/>
          <w:sz w:val="24"/>
          <w:szCs w:val="24"/>
          <w:lang w:val="en-US"/>
        </w:rPr>
        <w:t xml:space="preserve">Full model structure and results </w:t>
      </w:r>
      <w:commentRangeEnd w:id="0"/>
      <w:r w:rsidR="00DC3F6F">
        <w:rPr>
          <w:rStyle w:val="Refdecomentario"/>
        </w:rPr>
        <w:commentReference w:id="0"/>
      </w:r>
      <w:r w:rsidR="004B5C84">
        <w:rPr>
          <w:rFonts w:ascii="Times New Roman" w:eastAsia="Times New Roman" w:hAnsi="Times New Roman" w:cs="Times New Roman"/>
          <w:i/>
          <w:iCs/>
          <w:sz w:val="24"/>
          <w:szCs w:val="24"/>
          <w:lang w:val="en-US"/>
        </w:rPr>
        <w:t xml:space="preserve">are </w:t>
      </w:r>
      <w:r w:rsidR="005E567E">
        <w:rPr>
          <w:rFonts w:ascii="Times New Roman" w:eastAsia="Times New Roman" w:hAnsi="Times New Roman" w:cs="Times New Roman"/>
          <w:i/>
          <w:iCs/>
          <w:sz w:val="24"/>
          <w:szCs w:val="24"/>
          <w:lang w:val="en-US"/>
        </w:rPr>
        <w:t>available</w:t>
      </w:r>
      <w:r w:rsidR="004B5C84">
        <w:rPr>
          <w:rFonts w:ascii="Times New Roman" w:eastAsia="Times New Roman" w:hAnsi="Times New Roman" w:cs="Times New Roman"/>
          <w:i/>
          <w:iCs/>
          <w:sz w:val="24"/>
          <w:szCs w:val="24"/>
          <w:lang w:val="en-US"/>
        </w:rPr>
        <w:t xml:space="preserve"> in the supplementary materials.</w:t>
      </w:r>
    </w:p>
    <w:p w14:paraId="262FFAEC" w14:textId="77777777" w:rsidR="00A54CD1" w:rsidRDefault="00A54CD1">
      <w:pPr>
        <w:rPr>
          <w:rFonts w:ascii="Times New Roman" w:eastAsia="Times New Roman" w:hAnsi="Times New Roman" w:cs="Times New Roman"/>
          <w:sz w:val="24"/>
          <w:szCs w:val="24"/>
          <w:lang w:val="en-US"/>
        </w:rPr>
      </w:pPr>
    </w:p>
    <w:p w14:paraId="19BA03F5" w14:textId="4CF34019" w:rsidR="00A54CD1" w:rsidRDefault="0060588C">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Synchronising actions plays an important role in reducing predation risk across a range of contexts. For example, breeding groups of birds often synchronise their provisioning by approaching the nest together to reduce nest visitation rates and thus avoiding detection of nest location by predators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{"citationID":"83TZMuB6","properties":{"formattedCitation":"({\\i{}28}, {\\i{}29})","plainCitation":"(28, 29)","noteIndex":0},"citationItems":[{"id":23021,"uris":["http://zotero.org/users/10851648/items/TMMBR3LS"],"itemData":{"id":23021,"type":"article-journal","abstract":"Summary\n            \n              1.\n               Behavioural synchrony typically involves trade‐offs. In the context of foraging, for example, synchrony may be suboptimal when individuals have different energy requirements but yield net benefits in terms of increased foraging success or decreased predation risk.\n            \n            \n              2.\n               Behavioural synchrony may also be advantageous when individuals collaborate to achieve a common goal, such as raising young. For example, in several bird species, provisioners synchronize nest‐feeding visits. However, despite the apparent prevalence of provisioning synchrony, it is not known whether it is adaptive or what its function might be.\n            \n            \n              3.\n               Here, we propose a novel explanation for provisioning synchrony: it increases brood survival by decreasing the number of temporally separate nest visits and accordingly the chance that the nest will be detected by predators. Using cooperatively breeding pied babblers, we showed experimentally that provisioners synchronized nest visits by waiting for another provisioner before returning to the nest. Brood survival increased with provisioning synchrony. Provisioners were more likely to synchronize feeding visits for older nestlings as they were louder and possibly more conspicuous to predators. Finally, provisioners in large groups were more likely to wait for other provisioners and synchronized a higher proportion of all visits than those in smaller groups. Thus, provisioning synchrony may be one mechanism by which large groups increase brood survival in this species.\n            \n            \n              4.\n               This study highlights a novel strategy that birds use to increase the survival of young and demonstrates the advantages of coordinated behaviour in social species.","container-title":"Journal of Animal Ecology","DOI":"10.1111/j.1365-2656.2009.01606.x","ISSN":"0021-8790, 1365-2656","issue":"1","journalAbbreviation":"Journal of Animal Ecology","language":"en","license":"http://onlinelibrary.wiley.com/termsAndConditions#vor","page":"44-52","source":"DOI.org (Crossref)","title":"Synchronous provisioning increases brood survival in cooperatively breeding pied babblers","volume":"79","author":[{"family":"Raihani","given":"Nichola J."},{"family":"Nelson‐Flower","given":"Martha J."},{"family":"Moyes","given":"Kelly"},{"family":"Browning","given":"Lucy E."},{"family":"Ridley","given":"Amanda R."}],"issued":{"date-parts":[["2010",1]]}}},{"id":23020,"uris":["http://zotero.org/users/10851648/items/I4M2GTCT"],"itemData":{"id":23020,"type":"article-journal","container-title":"Behavioral Ecology","DOI":"10.1093/beheco/arv198","ISSN":"1045-2249, 1465-7279","issue":"2","journalAbbreviation":"BEHECO","language":"en","page":"652-659","source":"DOI.org (Crossref)","title":"Coordinated parental provisioning is related to feeding rate and reproductive success in a songbird","volume":"27","author":[{"family":"Bebbington","given":"Kat"},{"family":"Hatchwell","given":"Ben J."}],"issued":{"date-parts":[["2016"]]}}}],"schema":"https://github.com/citation-style-language/schema/raw/master/csl-citation.json"}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28</w:t>
      </w:r>
      <w:r>
        <w:rPr>
          <w:rFonts w:ascii="Times New Roman" w:hAnsi="Times New Roman" w:cs="Times New Roman"/>
          <w:sz w:val="24"/>
          <w:lang w:val="en-US"/>
        </w:rPr>
        <w:t xml:space="preserve">, </w:t>
      </w:r>
      <w:r>
        <w:rPr>
          <w:rFonts w:ascii="Times New Roman" w:hAnsi="Times New Roman" w:cs="Times New Roman"/>
          <w:i/>
          <w:iCs/>
          <w:sz w:val="24"/>
          <w:lang w:val="en-US"/>
        </w:rPr>
        <w:t>29</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Groups of Spix’s disc-winged bat</w:t>
      </w:r>
      <w:r w:rsidR="00F11CD9">
        <w:rPr>
          <w:rFonts w:ascii="Times New Roman" w:eastAsia="Times New Roman" w:hAnsi="Times New Roman" w:cs="Times New Roman"/>
          <w:sz w:val="24"/>
          <w:szCs w:val="24"/>
          <w:lang w:val="en-GB"/>
        </w:rPr>
        <w:t>s</w:t>
      </w:r>
      <w:r>
        <w:rPr>
          <w:rFonts w:ascii="Times New Roman" w:eastAsia="Times New Roman" w:hAnsi="Times New Roman" w:cs="Times New Roman"/>
          <w:sz w:val="24"/>
          <w:szCs w:val="24"/>
          <w:lang w:val="en-GB"/>
        </w:rPr>
        <w:t xml:space="preserve"> face this same challenge </w:t>
      </w:r>
      <w:proofErr w:type="gramStart"/>
      <w:r>
        <w:rPr>
          <w:rFonts w:ascii="Times New Roman" w:eastAsia="Times New Roman" w:hAnsi="Times New Roman" w:cs="Times New Roman"/>
          <w:sz w:val="24"/>
          <w:szCs w:val="24"/>
          <w:lang w:val="en-GB"/>
        </w:rPr>
        <w:t>on a daily basis</w:t>
      </w:r>
      <w:proofErr w:type="gramEnd"/>
      <w:r>
        <w:rPr>
          <w:rFonts w:ascii="Times New Roman" w:eastAsia="Times New Roman" w:hAnsi="Times New Roman" w:cs="Times New Roman"/>
          <w:sz w:val="24"/>
          <w:szCs w:val="24"/>
          <w:lang w:val="en-GB"/>
        </w:rPr>
        <w:t xml:space="preserve">, as they require first finding a suitable new leaf in which to roost and then coordinating their entry to reduce the chances of detection by a range of avian and mammalian predators. Placing a furled leaf of </w:t>
      </w:r>
      <w:r>
        <w:rPr>
          <w:rFonts w:ascii="Times New Roman" w:eastAsia="Times New Roman" w:hAnsi="Times New Roman" w:cs="Times New Roman"/>
          <w:i/>
          <w:iCs/>
          <w:sz w:val="24"/>
          <w:szCs w:val="24"/>
          <w:lang w:val="en-GB"/>
        </w:rPr>
        <w:t>Heliconia</w:t>
      </w:r>
      <w:r>
        <w:rPr>
          <w:rFonts w:ascii="Times New Roman" w:eastAsia="Times New Roman" w:hAnsi="Times New Roman" w:cs="Times New Roman"/>
          <w:sz w:val="24"/>
          <w:szCs w:val="24"/>
          <w:lang w:val="en-GB"/>
        </w:rPr>
        <w:t xml:space="preserve"> sp. or </w:t>
      </w:r>
      <w:r>
        <w:rPr>
          <w:rFonts w:ascii="Times New Roman" w:eastAsia="Times New Roman" w:hAnsi="Times New Roman" w:cs="Times New Roman"/>
          <w:i/>
          <w:iCs/>
          <w:sz w:val="24"/>
          <w:szCs w:val="24"/>
          <w:lang w:val="en-GB"/>
        </w:rPr>
        <w:t>Calathea lutea</w:t>
      </w:r>
      <w:r>
        <w:rPr>
          <w:rFonts w:ascii="Times New Roman" w:eastAsia="Times New Roman" w:hAnsi="Times New Roman" w:cs="Times New Roman"/>
          <w:sz w:val="24"/>
          <w:szCs w:val="24"/>
          <w:lang w:val="en-GB"/>
        </w:rPr>
        <w:t xml:space="preserve"> at random positions</w:t>
      </w:r>
      <w:r>
        <w:rPr>
          <w:rFonts w:ascii="Times New Roman" w:eastAsia="Times New Roman" w:hAnsi="Times New Roman" w:cs="Times New Roman"/>
          <w:sz w:val="24"/>
          <w:szCs w:val="24"/>
          <w:lang w:val="en-US"/>
        </w:rPr>
        <w:t xml:space="preserve"> (Figure 3 a-c)</w:t>
      </w:r>
      <w:r>
        <w:rPr>
          <w:rFonts w:ascii="Times New Roman" w:eastAsia="Times New Roman" w:hAnsi="Times New Roman" w:cs="Times New Roman"/>
          <w:sz w:val="24"/>
          <w:szCs w:val="24"/>
          <w:lang w:val="en-GB"/>
        </w:rPr>
        <w:t xml:space="preserve"> within the flight cage and measuring the time from release into the flight cage until entering the leaf confirmed that natural (familiar) groups were substantially more synchronised than artificial (unfamiliar) groups</w:t>
      </w:r>
      <w:r w:rsidR="006A1BC3">
        <w:rPr>
          <w:rFonts w:ascii="Times New Roman" w:eastAsia="Times New Roman" w:hAnsi="Times New Roman" w:cs="Times New Roman"/>
          <w:sz w:val="24"/>
          <w:szCs w:val="24"/>
          <w:lang w:val="en-GB"/>
        </w:rPr>
        <w:t>, with the intervals between successive bats entering the leaf less than half the interval from unfamiliar groups</w:t>
      </w:r>
      <w:r w:rsidR="00662418">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GB"/>
        </w:rPr>
        <w:t>(Figure</w:t>
      </w:r>
      <w:r>
        <w:rPr>
          <w:rFonts w:ascii="Times New Roman" w:eastAsia="Times New Roman" w:hAnsi="Times New Roman" w:cs="Times New Roman"/>
          <w:sz w:val="24"/>
          <w:szCs w:val="24"/>
          <w:lang w:val="en-US"/>
        </w:rPr>
        <w:t xml:space="preserve"> 3d</w:t>
      </w:r>
      <w:r>
        <w:rPr>
          <w:rFonts w:ascii="Times New Roman" w:eastAsia="Times New Roman" w:hAnsi="Times New Roman" w:cs="Times New Roman"/>
          <w:sz w:val="24"/>
          <w:szCs w:val="24"/>
          <w:lang w:val="en-GB"/>
        </w:rPr>
        <w:t xml:space="preserve">). We also created simulated groups by combining the entry times of solitary bats finding and entering the leaf </w:t>
      </w:r>
      <w:r>
        <w:rPr>
          <w:rFonts w:ascii="Times New Roman" w:eastAsia="Times New Roman" w:hAnsi="Times New Roman" w:cs="Times New Roman"/>
          <w:sz w:val="24"/>
          <w:szCs w:val="24"/>
          <w:lang w:val="en-US"/>
        </w:rPr>
        <w:t xml:space="preserve">(Figure 3c) </w:t>
      </w:r>
      <w:r>
        <w:rPr>
          <w:rFonts w:ascii="Times New Roman" w:eastAsia="Times New Roman" w:hAnsi="Times New Roman" w:cs="Times New Roman"/>
          <w:sz w:val="24"/>
          <w:szCs w:val="24"/>
          <w:lang w:val="en-GB"/>
        </w:rPr>
        <w:t xml:space="preserve">to gain an insight into the size of the effect of familiarity relative to the benefits from grouping alone. We found that </w:t>
      </w:r>
      <w:r w:rsidR="00662418">
        <w:rPr>
          <w:rFonts w:ascii="Times New Roman" w:eastAsia="Times New Roman" w:hAnsi="Times New Roman" w:cs="Times New Roman"/>
          <w:sz w:val="24"/>
          <w:szCs w:val="24"/>
          <w:lang w:val="en-US"/>
        </w:rPr>
        <w:t xml:space="preserve">the time between successive entries in </w:t>
      </w:r>
      <w:r>
        <w:rPr>
          <w:rFonts w:ascii="Times New Roman" w:eastAsia="Times New Roman" w:hAnsi="Times New Roman" w:cs="Times New Roman"/>
          <w:sz w:val="24"/>
          <w:szCs w:val="24"/>
          <w:lang w:val="en-GB"/>
        </w:rPr>
        <w:t>familiar</w:t>
      </w:r>
      <w:r w:rsidR="00662418">
        <w:rPr>
          <w:rFonts w:ascii="Times New Roman" w:eastAsia="Times New Roman" w:hAnsi="Times New Roman" w:cs="Times New Roman"/>
          <w:sz w:val="24"/>
          <w:szCs w:val="24"/>
          <w:lang w:val="en-GB"/>
        </w:rPr>
        <w:t xml:space="preserve"> groups</w:t>
      </w:r>
      <w:r>
        <w:rPr>
          <w:rFonts w:ascii="Times New Roman" w:eastAsia="Times New Roman" w:hAnsi="Times New Roman" w:cs="Times New Roman"/>
          <w:sz w:val="24"/>
          <w:szCs w:val="24"/>
          <w:lang w:val="en-US"/>
        </w:rPr>
        <w:t xml:space="preserve"> </w:t>
      </w:r>
      <w:r w:rsidR="00662418">
        <w:rPr>
          <w:rFonts w:ascii="Times New Roman" w:eastAsia="Times New Roman" w:hAnsi="Times New Roman" w:cs="Times New Roman"/>
          <w:sz w:val="24"/>
          <w:szCs w:val="24"/>
          <w:lang w:val="en-US"/>
        </w:rPr>
        <w:t>was less than one</w:t>
      </w:r>
      <w:r>
        <w:rPr>
          <w:rFonts w:ascii="Times New Roman" w:eastAsia="Times New Roman" w:hAnsi="Times New Roman" w:cs="Times New Roman"/>
          <w:sz w:val="24"/>
          <w:szCs w:val="24"/>
          <w:lang w:val="en-US"/>
        </w:rPr>
        <w:t xml:space="preserve"> quarter </w:t>
      </w:r>
      <w:r w:rsidR="00662418">
        <w:rPr>
          <w:rFonts w:ascii="Times New Roman" w:eastAsia="Times New Roman" w:hAnsi="Times New Roman" w:cs="Times New Roman"/>
          <w:sz w:val="24"/>
          <w:szCs w:val="24"/>
          <w:lang w:val="en-GB"/>
        </w:rPr>
        <w:t>the time expected from</w:t>
      </w:r>
      <w:r>
        <w:rPr>
          <w:rFonts w:ascii="Times New Roman" w:eastAsia="Times New Roman" w:hAnsi="Times New Roman" w:cs="Times New Roman"/>
          <w:sz w:val="24"/>
          <w:szCs w:val="24"/>
          <w:lang w:val="en-GB"/>
        </w:rPr>
        <w:t xml:space="preserve"> simulated groups (</w:t>
      </w:r>
      <w:r>
        <w:rPr>
          <w:rFonts w:ascii="Times New Roman" w:eastAsia="Times New Roman" w:hAnsi="Times New Roman" w:cs="Times New Roman"/>
          <w:sz w:val="24"/>
          <w:szCs w:val="24"/>
          <w:lang w:val="en-US"/>
        </w:rPr>
        <w:t>Figure 3d</w:t>
      </w:r>
      <w:r>
        <w:rPr>
          <w:rFonts w:ascii="Times New Roman" w:eastAsia="Times New Roman" w:hAnsi="Times New Roman" w:cs="Times New Roman"/>
          <w:sz w:val="24"/>
          <w:szCs w:val="24"/>
          <w:lang w:val="en-GB"/>
        </w:rPr>
        <w:t xml:space="preserve">). This confirms that coordination in this </w:t>
      </w:r>
      <w:r>
        <w:rPr>
          <w:rFonts w:ascii="Times New Roman" w:eastAsia="Times New Roman" w:hAnsi="Times New Roman" w:cs="Times New Roman"/>
          <w:sz w:val="24"/>
          <w:szCs w:val="24"/>
          <w:lang w:val="en-GB"/>
        </w:rPr>
        <w:lastRenderedPageBreak/>
        <w:t>collective task is substantially greater when bats are familiar rather than unfamiliar</w:t>
      </w:r>
      <w:r w:rsidR="00662418">
        <w:rPr>
          <w:rFonts w:ascii="Times New Roman" w:eastAsia="Times New Roman" w:hAnsi="Times New Roman" w:cs="Times New Roman"/>
          <w:sz w:val="24"/>
          <w:szCs w:val="24"/>
          <w:lang w:val="en-GB"/>
        </w:rPr>
        <w:t>, and that this effect is over-and-above the benefits of grouping alone</w:t>
      </w:r>
      <w:r>
        <w:rPr>
          <w:rFonts w:ascii="Times New Roman" w:eastAsia="Times New Roman" w:hAnsi="Times New Roman" w:cs="Times New Roman"/>
          <w:sz w:val="24"/>
          <w:szCs w:val="24"/>
          <w:lang w:val="en-GB"/>
        </w:rPr>
        <w:t>.</w:t>
      </w:r>
    </w:p>
    <w:p w14:paraId="103687C7" w14:textId="77777777" w:rsidR="00A54CD1" w:rsidRDefault="00A54CD1">
      <w:pPr>
        <w:rPr>
          <w:rFonts w:ascii="Times New Roman" w:eastAsia="Times New Roman" w:hAnsi="Times New Roman" w:cs="Times New Roman"/>
          <w:sz w:val="24"/>
          <w:szCs w:val="24"/>
          <w:lang w:val="en-GB"/>
        </w:rPr>
      </w:pPr>
    </w:p>
    <w:p w14:paraId="1703927F" w14:textId="77777777" w:rsidR="00A54CD1" w:rsidRDefault="0060588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2FDE2AD0" wp14:editId="791D411B">
            <wp:extent cx="5940425" cy="2193290"/>
            <wp:effectExtent l="0" t="0" r="3175" b="16510"/>
            <wp:docPr id="9" name="Picture 9" descr="roost_entry_coordination_2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oost_entry_coordination_2_panels"/>
                    <pic:cNvPicPr>
                      <a:picLocks noChangeAspect="1"/>
                    </pic:cNvPicPr>
                  </pic:nvPicPr>
                  <pic:blipFill>
                    <a:blip r:embed="rId11"/>
                    <a:stretch>
                      <a:fillRect/>
                    </a:stretch>
                  </pic:blipFill>
                  <pic:spPr>
                    <a:xfrm>
                      <a:off x="0" y="0"/>
                      <a:ext cx="5940425" cy="2193290"/>
                    </a:xfrm>
                    <a:prstGeom prst="rect">
                      <a:avLst/>
                    </a:prstGeom>
                  </pic:spPr>
                </pic:pic>
              </a:graphicData>
            </a:graphic>
          </wp:inline>
        </w:drawing>
      </w:r>
    </w:p>
    <w:p w14:paraId="7F17C443" w14:textId="7F138A8E" w:rsidR="00A54CD1" w:rsidRDefault="0060588C">
      <w:pPr>
        <w:rPr>
          <w:rFonts w:ascii="Times New Roman" w:eastAsia="Times New Roman" w:hAnsi="Times New Roman" w:cs="Times New Roman"/>
          <w:sz w:val="24"/>
          <w:szCs w:val="24"/>
          <w:lang w:val="en-US"/>
        </w:rPr>
      </w:pPr>
      <w:commentRangeStart w:id="1"/>
      <w:r>
        <w:rPr>
          <w:rFonts w:ascii="Times New Roman" w:eastAsia="Times New Roman" w:hAnsi="Times New Roman" w:cs="Times New Roman"/>
          <w:b/>
          <w:bCs/>
          <w:sz w:val="24"/>
          <w:szCs w:val="24"/>
          <w:lang w:val="en-US"/>
        </w:rPr>
        <w:t>Fig</w:t>
      </w:r>
      <w:commentRangeEnd w:id="1"/>
      <w:r w:rsidR="005E567E">
        <w:rPr>
          <w:rStyle w:val="Refdecomentario"/>
        </w:rPr>
        <w:commentReference w:id="1"/>
      </w:r>
      <w:r>
        <w:rPr>
          <w:rFonts w:ascii="Times New Roman" w:eastAsia="Times New Roman" w:hAnsi="Times New Roman" w:cs="Times New Roman"/>
          <w:b/>
          <w:bCs/>
          <w:sz w:val="24"/>
          <w:szCs w:val="24"/>
          <w:lang w:val="en-US"/>
        </w:rPr>
        <w:t>. 3.</w:t>
      </w:r>
      <w:r>
        <w:rPr>
          <w:rFonts w:ascii="Times New Roman" w:eastAsia="Times New Roman" w:hAnsi="Times New Roman" w:cs="Times New Roman"/>
          <w:i/>
          <w:iCs/>
          <w:sz w:val="24"/>
          <w:szCs w:val="24"/>
          <w:lang w:val="en-US"/>
        </w:rPr>
        <w:t xml:space="preserve"> Scheme of the experimental design to assess roost entry synchrony.  Synchronization was quantified as the time </w:t>
      </w:r>
      <w:proofErr w:type="gramStart"/>
      <w:r>
        <w:rPr>
          <w:rFonts w:ascii="Times New Roman" w:eastAsia="Times New Roman" w:hAnsi="Times New Roman" w:cs="Times New Roman"/>
          <w:i/>
          <w:iCs/>
          <w:sz w:val="24"/>
          <w:szCs w:val="24"/>
          <w:lang w:val="en-US"/>
        </w:rPr>
        <w:t>lapse</w:t>
      </w:r>
      <w:proofErr w:type="gramEnd"/>
      <w:r>
        <w:rPr>
          <w:rFonts w:ascii="Times New Roman" w:eastAsia="Times New Roman" w:hAnsi="Times New Roman" w:cs="Times New Roman"/>
          <w:i/>
          <w:iCs/>
          <w:sz w:val="24"/>
          <w:szCs w:val="24"/>
          <w:lang w:val="en-US"/>
        </w:rPr>
        <w:t xml:space="preserve"> between successive individuals when entering the roost. Artificial groups (b) were composed </w:t>
      </w:r>
      <w:proofErr w:type="gramStart"/>
      <w:r>
        <w:rPr>
          <w:rFonts w:ascii="Times New Roman" w:eastAsia="Times New Roman" w:hAnsi="Times New Roman" w:cs="Times New Roman"/>
          <w:i/>
          <w:iCs/>
          <w:sz w:val="24"/>
          <w:szCs w:val="24"/>
          <w:lang w:val="en-US"/>
        </w:rPr>
        <w:t>by</w:t>
      </w:r>
      <w:proofErr w:type="gramEnd"/>
      <w:r>
        <w:rPr>
          <w:rFonts w:ascii="Times New Roman" w:eastAsia="Times New Roman" w:hAnsi="Times New Roman" w:cs="Times New Roman"/>
          <w:i/>
          <w:iCs/>
          <w:sz w:val="24"/>
          <w:szCs w:val="24"/>
          <w:lang w:val="en-US"/>
        </w:rPr>
        <w:t xml:space="preserve"> individuals from different natural groups (a) while simulated groups (c) were digitally created by combining entry times from single individual trials. d) Raincloud plots showing the time difference (s) between successive individuals entering a roost. Jittered points represent individual-level observations, with associated boxplots (median, interquartile range, and overall range) and half-violin plots shown for each group flight type. Yellow points indicate group-level mean time differences, with their distribution summarized by overlaid yellow boxplots. Brackets above boxplots denote statistically detectable differences between group types</w:t>
      </w:r>
      <w:r w:rsidR="004D14D6">
        <w:rPr>
          <w:rFonts w:ascii="Times New Roman" w:eastAsia="Times New Roman" w:hAnsi="Times New Roman" w:cs="Times New Roman"/>
          <w:i/>
          <w:iCs/>
          <w:sz w:val="24"/>
          <w:szCs w:val="24"/>
          <w:lang w:val="en-US"/>
        </w:rPr>
        <w:t xml:space="preserve"> for the time between successive entries</w:t>
      </w:r>
      <w:r>
        <w:rPr>
          <w:rFonts w:ascii="Times New Roman" w:eastAsia="Times New Roman" w:hAnsi="Times New Roman" w:cs="Times New Roman"/>
          <w:i/>
          <w:iCs/>
          <w:sz w:val="24"/>
          <w:szCs w:val="24"/>
          <w:lang w:val="en-US"/>
        </w:rPr>
        <w:t xml:space="preserve">, with effect sizes and 95% uncertainty intervals expressed as </w:t>
      </w:r>
      <w:r w:rsidR="004D14D6">
        <w:rPr>
          <w:rFonts w:ascii="Times New Roman" w:eastAsia="Times New Roman" w:hAnsi="Times New Roman" w:cs="Times New Roman"/>
          <w:i/>
          <w:iCs/>
          <w:sz w:val="24"/>
          <w:szCs w:val="24"/>
          <w:lang w:val="en-US"/>
        </w:rPr>
        <w:t>fraction relative to the larger time span</w:t>
      </w:r>
      <w:r>
        <w:rPr>
          <w:rFonts w:ascii="Times New Roman" w:eastAsia="Times New Roman" w:hAnsi="Times New Roman" w:cs="Times New Roman"/>
          <w:i/>
          <w:iCs/>
          <w:sz w:val="24"/>
          <w:szCs w:val="24"/>
          <w:lang w:val="en-US"/>
        </w:rPr>
        <w:t>. Sample sizes for groups and individuals are shown below each boxplot.</w:t>
      </w:r>
      <w:r w:rsidR="00BF6E5D" w:rsidRPr="00BF6E5D">
        <w:rPr>
          <w:rFonts w:ascii="Times New Roman" w:eastAsia="Times New Roman" w:hAnsi="Times New Roman" w:cs="Times New Roman"/>
          <w:i/>
          <w:iCs/>
          <w:sz w:val="24"/>
          <w:szCs w:val="24"/>
          <w:lang w:val="en-US"/>
        </w:rPr>
        <w:t xml:space="preserve"> </w:t>
      </w:r>
      <w:commentRangeStart w:id="2"/>
      <w:r w:rsidR="00BF6E5D">
        <w:rPr>
          <w:rFonts w:ascii="Times New Roman" w:eastAsia="Times New Roman" w:hAnsi="Times New Roman" w:cs="Times New Roman"/>
          <w:i/>
          <w:iCs/>
          <w:sz w:val="24"/>
          <w:szCs w:val="24"/>
          <w:lang w:val="en-US"/>
        </w:rPr>
        <w:t xml:space="preserve">Full model structure and results </w:t>
      </w:r>
      <w:commentRangeEnd w:id="2"/>
      <w:r w:rsidR="00BF6E5D">
        <w:rPr>
          <w:rStyle w:val="Refdecomentario"/>
        </w:rPr>
        <w:commentReference w:id="2"/>
      </w:r>
      <w:r w:rsidR="00BF6E5D">
        <w:rPr>
          <w:rFonts w:ascii="Times New Roman" w:eastAsia="Times New Roman" w:hAnsi="Times New Roman" w:cs="Times New Roman"/>
          <w:i/>
          <w:iCs/>
          <w:sz w:val="24"/>
          <w:szCs w:val="24"/>
          <w:lang w:val="en-US"/>
        </w:rPr>
        <w:t>are available in the supplementary materials.</w:t>
      </w:r>
    </w:p>
    <w:p w14:paraId="4DD12C09" w14:textId="77777777" w:rsidR="00A54CD1" w:rsidRDefault="00A54CD1">
      <w:pPr>
        <w:rPr>
          <w:rFonts w:ascii="Times New Roman" w:eastAsia="Times New Roman" w:hAnsi="Times New Roman" w:cs="Times New Roman"/>
          <w:sz w:val="24"/>
          <w:szCs w:val="24"/>
          <w:lang w:val="en-US"/>
        </w:rPr>
      </w:pPr>
    </w:p>
    <w:p w14:paraId="6C932C1C" w14:textId="2F440845" w:rsidR="00A54CD1" w:rsidRDefault="0060588C">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Maintaining close spatial cohesion plays an important role in allowing bats to remain together while navigating the dense rainforest and finding roosts. Such precise coordination—in both space and time—relies on effective communication. Communication plays a central role in the performance of human teams </w:t>
      </w:r>
      <w:r>
        <w:rPr>
          <w:rFonts w:ascii="Times New Roman" w:eastAsia="Times New Roman" w:hAnsi="Times New Roman" w:cs="Times New Roman"/>
          <w:sz w:val="24"/>
          <w:szCs w:val="24"/>
          <w:highlight w:val="yellow"/>
          <w:lang w:val="en-GB"/>
        </w:rPr>
        <w:fldChar w:fldCharType="begin"/>
      </w:r>
      <w:r w:rsidR="00A902C7">
        <w:rPr>
          <w:rFonts w:ascii="Times New Roman" w:eastAsia="Times New Roman" w:hAnsi="Times New Roman" w:cs="Times New Roman"/>
          <w:sz w:val="24"/>
          <w:szCs w:val="24"/>
          <w:highlight w:val="yellow"/>
          <w:lang w:val="en-GB"/>
        </w:rPr>
        <w:instrText xml:space="preserve"> ADDIN ZOTERO_ITEM CSL_CITATION {"citationID":"fQ9Z9eRn","properties":{"formattedCitation":"({\\i{}13}, {\\i{}30}, {\\i{}31})","plainCitation":"(13, 30, 31)","noteIndex":0},"citationItems":[{"id":23026,"uris":["http://zotero.org/users/10851648/items/MJY2P8N2"],"itemData":{"id":23026,"type":"article-journal","abstract":"Abstract\n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M."}],"editor":[{"family":"Wright","given":"J."}],"issued":{"date-parts":[["2018",7]]}}},{"id":22998,"uris":["http://zotero.org/users/10851648/items/VV95M3X6"],"itemData":{"id":22998,"type":"article-journal","container-title":"Organizational Behavior and Human Decision Processes","DOI":"10.1016/j.obhdp.2017.08.001","ISSN":"07495978","journalAbbreviation":"Organizational Behavior and Human Decision Processes","language":"en","page":"145-170","source":"DOI.org (Crossref)","title":"Does team communication represent a one-size-fits-all approach?: A meta-analysis of team communication and performance","title-short":"Does team communication represent a one-size-fits-all approach?","volume":"144","author":[{"family":"Marlow","given":"Shannon L."},{"family":"Lacerenza","given":"Christina N."},{"family":"Paoletti","given":"Jensine"},{"family":"Burke","given":"C. Shawn"},{"family":"Salas","given":"Eduardo"}],"issued":{"date-parts":[["2018",1]]}}},{"id":22997,"uris":["http://zotero.org/users/10851648/items/WWJVY2IQ"],"itemData":{"id":22997,"type":"article-journal","container-title":"Journal of Applied Psychology","DOI":"10.1037/a0013773","ISSN":"1939-1854, 0021-9010","issue":"2","journalAbbreviation":"Journal of Applied Psychology","language":"en","page":"535-546","source":"DOI.org (Crossref)","title":"Information sharing and team performance: A meta-analysis.","title-short":"Information sharing and team performance","volume":"94","author":[{"family":"Mesmer-Magnus","given":"Jessica R."},{"family":"DeChurch","given":"Leslie A."}],"issued":{"date-parts":[["2009"]]}}}],"schema":"https://github.com/citation-style-language/schema/raw/master/csl-citation.json"} </w:instrText>
      </w:r>
      <w:r>
        <w:rPr>
          <w:rFonts w:ascii="Times New Roman" w:eastAsia="Times New Roman" w:hAnsi="Times New Roman" w:cs="Times New Roman"/>
          <w:sz w:val="24"/>
          <w:szCs w:val="24"/>
          <w:highlight w:val="yellow"/>
          <w:lang w:val="en-GB"/>
        </w:rPr>
        <w:fldChar w:fldCharType="separate"/>
      </w:r>
      <w:r>
        <w:rPr>
          <w:rFonts w:ascii="Times New Roman" w:hAnsi="Times New Roman" w:cs="Times New Roman"/>
          <w:sz w:val="24"/>
        </w:rPr>
        <w:t>(</w:t>
      </w:r>
      <w:r>
        <w:rPr>
          <w:rFonts w:ascii="Times New Roman" w:hAnsi="Times New Roman" w:cs="Times New Roman"/>
          <w:i/>
          <w:iCs/>
          <w:sz w:val="24"/>
        </w:rPr>
        <w:t>13</w:t>
      </w:r>
      <w:r>
        <w:rPr>
          <w:rFonts w:ascii="Times New Roman" w:hAnsi="Times New Roman" w:cs="Times New Roman"/>
          <w:sz w:val="24"/>
        </w:rPr>
        <w:t xml:space="preserve">, </w:t>
      </w:r>
      <w:r>
        <w:rPr>
          <w:rFonts w:ascii="Times New Roman" w:hAnsi="Times New Roman" w:cs="Times New Roman"/>
          <w:i/>
          <w:iCs/>
          <w:sz w:val="24"/>
        </w:rPr>
        <w:t>30</w:t>
      </w:r>
      <w:r>
        <w:rPr>
          <w:rFonts w:ascii="Times New Roman" w:hAnsi="Times New Roman" w:cs="Times New Roman"/>
          <w:sz w:val="24"/>
        </w:rPr>
        <w:t xml:space="preserve">, </w:t>
      </w:r>
      <w:r>
        <w:rPr>
          <w:rFonts w:ascii="Times New Roman" w:hAnsi="Times New Roman" w:cs="Times New Roman"/>
          <w:i/>
          <w:iCs/>
          <w:sz w:val="24"/>
        </w:rPr>
        <w:t>31</w:t>
      </w:r>
      <w:r>
        <w:rPr>
          <w:rFonts w:ascii="Times New Roman" w:hAnsi="Times New Roman" w:cs="Times New Roman"/>
          <w:sz w:val="24"/>
        </w:rPr>
        <w:t>)</w:t>
      </w:r>
      <w:r>
        <w:rPr>
          <w:rFonts w:ascii="Times New Roman" w:eastAsia="Times New Roman" w:hAnsi="Times New Roman" w:cs="Times New Roman"/>
          <w:sz w:val="24"/>
          <w:szCs w:val="24"/>
          <w:highlight w:val="yellow"/>
          <w:lang w:val="en-GB"/>
        </w:rPr>
        <w:fldChar w:fldCharType="end"/>
      </w:r>
      <w:r>
        <w:rPr>
          <w:rFonts w:ascii="Times New Roman" w:eastAsia="Times New Roman" w:hAnsi="Times New Roman" w:cs="Times New Roman"/>
          <w:sz w:val="24"/>
          <w:szCs w:val="24"/>
          <w:lang w:val="en-GB"/>
        </w:rPr>
        <w:t xml:space="preserve"> and has been linked to increased familiarity </w:t>
      </w:r>
      <w:r>
        <w:rPr>
          <w:rFonts w:ascii="Times New Roman" w:eastAsia="Times New Roman" w:hAnsi="Times New Roman" w:cs="Times New Roman"/>
          <w:sz w:val="24"/>
          <w:szCs w:val="24"/>
          <w:highlight w:val="yellow"/>
          <w:lang w:val="en-GB"/>
        </w:rPr>
        <w:fldChar w:fldCharType="begin"/>
      </w:r>
      <w:r w:rsidR="00A902C7">
        <w:rPr>
          <w:rFonts w:ascii="Times New Roman" w:eastAsia="Times New Roman" w:hAnsi="Times New Roman" w:cs="Times New Roman"/>
          <w:sz w:val="24"/>
          <w:szCs w:val="24"/>
          <w:highlight w:val="yellow"/>
          <w:lang w:val="en-GB"/>
        </w:rPr>
        <w:instrText xml:space="preserve"> ADDIN ZOTERO_ITEM CSL_CITATION {"citationID":"lawXCBZ3","properties":{"formattedCitation":"({\\i{}13}, {\\i{}32})","plainCitation":"(13, 32)","noteIndex":0},"citationItems":[{"id":23026,"uris":["http://zotero.org/users/10851648/items/MJY2P8N2"],"itemData":{"id":23026,"type":"article-journal","abstract":"Abstract\n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M."}],"editor":[{"family":"Wright","given":"J."}],"issued":{"date-parts":[["2018",7]]}}},{"id":23019,"uris":["http://zotero.org/users/10851648/items/NJRFPW8B"],"itemData":{"id":23019,"type":"article-journal","abstract":"Early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eastAsia="Times New Roman" w:hAnsi="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eastAsia="Times New Roman" w:hAnsi="Times New Roman" w:cs="Times New Roman"/>
          <w:sz w:val="24"/>
          <w:szCs w:val="24"/>
          <w:highlight w:val="yellow"/>
          <w:lang w:val="en-GB"/>
        </w:rPr>
        <w:fldChar w:fldCharType="end"/>
      </w:r>
      <w:r>
        <w:rPr>
          <w:rFonts w:ascii="Times New Roman" w:eastAsia="Times New Roman" w:hAnsi="Times New Roman" w:cs="Times New Roman"/>
          <w:sz w:val="24"/>
          <w:szCs w:val="24"/>
          <w:lang w:val="en-GB"/>
        </w:rPr>
        <w:t xml:space="preserve">. However, complex environments—such as rainforests—introduce barriers to effective communication. Fish schools that experience reduced access to visual information, such as in turbid waters, increases cohesion </w:t>
      </w:r>
      <w:r>
        <w:rPr>
          <w:rFonts w:ascii="Times New Roman" w:eastAsia="Times New Roman" w:hAnsi="Times New Roman" w:cs="Times New Roman"/>
          <w:sz w:val="24"/>
          <w:szCs w:val="24"/>
          <w:highlight w:val="yellow"/>
          <w:lang w:val="en-GB"/>
        </w:rPr>
        <w:fldChar w:fldCharType="begin"/>
      </w:r>
      <w:r w:rsidR="00A902C7">
        <w:rPr>
          <w:rFonts w:ascii="Times New Roman" w:eastAsia="Times New Roman" w:hAnsi="Times New Roman" w:cs="Times New Roman"/>
          <w:sz w:val="24"/>
          <w:szCs w:val="24"/>
          <w:highlight w:val="yellow"/>
          <w:lang w:val="en-GB"/>
        </w:rPr>
        <w:instrText xml:space="preserve"> ADDIN ZOTERO_ITEM CSL_CITATION {"citationID":"vUZD84oc","properties":{"formattedCitation":"({\\i{}33})","plainCitation":"(33)","noteIndex":0},"citationItems":[{"id":23018,"uris":["http://zotero.org/users/10851648/items/T735XUBB"],"itemData":{"id":23018,"type":"article-journal","abstract":"Abstract\n            \n              Many fresh and coastal waters are becoming increasingly turbid because of human activities, which may disrupt the visually mediated behaviours of aquatic organisms. Shoaling fish typically depend on vision to maintain collective behaviour, which has a range of benefits including protection from predators, enhanced foraging efficiency and access to mates. Previous studies of the effects of turbidity on shoaling behaviour have focussed on changes to nearest neighbour distance and average group‐level behaviours. Here, we investigated whether and how experimental shoals of three‐spined sticklebacks (\n              Gasterosteus aculeatus\n              ) in clear (&lt;10 Nephelometric Turbidity Units [NTU]) and turbid (~35 NTU) conditions differed in five local‐level behaviours of individuals (nearest and furthest neighbour distance, heading difference with nearest neighbour, bearing angle to nearest neighbour and swimming speed). These variables are important for the emergent group‐level properties of shoaling behaviour. We found an indirect effect of turbidity on nearest neighbour distances driven by a reduction in swimming speed, and a direct effect of turbidity which increased variability in furthest neighbour distances. In contrast, the alignment and relative position of individuals was not significantly altered in turbid compared to clear conditions. Overall, our results suggest that the shoals were usually robust to adverse effects of turbidity on collective behaviour, but group cohesion was occasionally lost during periods of instability.","container-title":"Ecology and Evolution","DOI":"10.1002/ece3.10708","ISSN":"2045-7758, 2045-7758","issue":"11","journalAbbreviation":"Ecology and Evolution","language":"en","page":"e10708","source":"DOI.org (Crossref)","title":"Shoaling behaviour in response to turbidity in three‐spined sticklebacks","volume":"13","author":[{"family":"MacGregor","given":"Hannah E. A."},{"family":"Ioannou","given":"Christos C."}],"issued":{"date-parts":[["2023",11]]}}}],"schema":"https://github.com/citation-style-language/schema/raw/master/csl-citation.json"} </w:instrText>
      </w:r>
      <w:r>
        <w:rPr>
          <w:rFonts w:ascii="Times New Roman" w:eastAsia="Times New Roman" w:hAnsi="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33</w:t>
      </w:r>
      <w:r>
        <w:rPr>
          <w:rFonts w:ascii="Times New Roman" w:hAnsi="Times New Roman" w:cs="Times New Roman"/>
          <w:sz w:val="24"/>
          <w:lang w:val="en-US"/>
        </w:rPr>
        <w:t>)</w:t>
      </w:r>
      <w:r>
        <w:rPr>
          <w:rFonts w:ascii="Times New Roman" w:eastAsia="Times New Roman" w:hAnsi="Times New Roman" w:cs="Times New Roman"/>
          <w:sz w:val="24"/>
          <w:szCs w:val="24"/>
          <w:highlight w:val="yellow"/>
          <w:lang w:val="en-GB"/>
        </w:rPr>
        <w:fldChar w:fldCharType="end"/>
      </w:r>
      <w:r>
        <w:rPr>
          <w:rFonts w:ascii="Times New Roman" w:eastAsia="Times New Roman" w:hAnsi="Times New Roman" w:cs="Times New Roman"/>
          <w:sz w:val="24"/>
          <w:szCs w:val="24"/>
          <w:lang w:val="en-GB"/>
        </w:rPr>
        <w:t xml:space="preserve"> but make slower and less accurate decisions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{"citationID":"puZz9MsU","properties":{"formattedCitation":"({\\i{}34})","plainCitation":"(34)","noteIndex":0},"citationItems":[{"id":23017,"uris":["http://zotero.org/users/10851648/items/HXNX4H6Q"],"itemData":{"id":23017,"type":"article-journal","container-title":"Animal Behaviour","DOI":"10.1016/j.anbehav.2019.08.012","ISSN":"00033472","journalAbbreviation":"Animal Behaviour","language":"en","page":"129-138","source":"DOI.org (Crossref)","title":"Turbidity increases risk perception but constrains collective behaviour during foraging by fish shoals","volume":"156","author":[{"family":"Chamberlain","given":"Alice C."},{"family":"Ioannou","given":"Christos C."}],"issued":{"date-parts":[["2019",10]]}}}],"schema":"https://github.com/citation-style-language/schema/raw/master/csl-citation.json"}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34</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while ants deposit (and rely more on) pheromones in low-light conditions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{"citationID":"fBEObtlm","properties":{"formattedCitation":"({\\i{}35}, {\\i{}36})","plainCitation":"(35, 36)","noteIndex":0},"citationItems":[{"id":23016,"uris":["http://zotero.org/users/10851648/items/ZS4AA2KB"],"itemData":{"id":23016,"type":"article-journal","container-title":"Animal Behaviour","DOI":"10.1016/j.anbehav.2019.08.007","ISSN":"00033472","journalAbbreviation":"Animal Behaviour","language":"en","page":"87-95","source":"DOI.org (Crossref)","title":"Copy when uncertain: lower light levels increase trail pheromone depositing and reliance on pheromone trails in ants","title-short":"Copy when uncertain","volume":"156","author":[{"family":"Jones","given":"Sam"},{"family":"Czaczkes","given":"Tomer J."},{"family":"Gallager","given":"Alan J."},{"family":"Oberhauser","given":"Felix B."},{"family":"Gourlay","given":"Ewan"},{"family":"Bacon","given":"Jonathan P."}],"issued":{"date-parts":[["2019",10]]}}},{"id":23015,"uris":["http://zotero.org/users/10851648/items/RPN5JDY8"],"itemData":{"id":23015,"type":"thesis","event-place":"Bristol, England","genre":"Doctoral Thesis","publisher":"University of Bristol","publisher-place":"Bristol, England","title":"The impacts of environmental visual noise on individual and collective behaviour","author":[{"family":"Attwell","given":"Joanna R"}],"issued":{"date-parts":[["2023"]]}}}],"schema":"https://github.com/citation-style-language/schema/raw/master/csl-citation.json"}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35</w:t>
      </w:r>
      <w:r>
        <w:rPr>
          <w:rFonts w:ascii="Times New Roman" w:hAnsi="Times New Roman" w:cs="Times New Roman"/>
          <w:sz w:val="24"/>
          <w:lang w:val="en-US"/>
        </w:rPr>
        <w:t xml:space="preserve">, </w:t>
      </w:r>
      <w:r>
        <w:rPr>
          <w:rFonts w:ascii="Times New Roman" w:hAnsi="Times New Roman" w:cs="Times New Roman"/>
          <w:i/>
          <w:iCs/>
          <w:sz w:val="24"/>
          <w:lang w:val="en-US"/>
        </w:rPr>
        <w:t>36</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Birds, which have access to both visual and vocal communication systems, are more likely to switch to making acoustic alarm calls when in longer than when in shorter grass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{"citationID":"zPat0pMU","properties":{"formattedCitation":"({\\i{}37})","plainCitation":"(37)","noteIndex":0},"citationItems":[{"id":23014,"uris":["http://zotero.org/users/10851648/items/4KEZVTUN"],"itemData":{"id":23014,"type":"article-journal","abstract":"Animals should adapt their escape behaviour to both physical and social surroundings in order to maximize their probability of survival. Cover can be both obstructive, reducing the visibility of the surroundings and hindering escape, and protective, providing refuge. We investigated how the provision of cover (long grass) affected (1) the escape behaviour and (2) the alarm call behaviour of Common Starlings\n              Sturnus vulgaris\n              responding to a model hawk during a simulated attack. Starlings always retreated away from the predator and sometimes alarm‐called. Their escape trajectory was close to the ground when escaping in long grass, which could be explained by either tall swards hindering take‐off or such swards being used as protective cover. On short grass their escape trajectory was much steeper (&gt; 45°). We also investigated the use of alarm calls in Starlings according to predictions arising from the costs and benefits to callers and receivers. Callers could benefit from using alarm calls through dilution or confusion if their use initiates flock departures, thus reducing their probability of being targeted. If there is no cost to the producer of alarm calls we predicted that detectors should call at all times to gain these benefits (i.e. irrespective of grass length), but if their use is costly we predicted that they would be used only when the benefits outstrip the costs. In this case we would predict that alarm calls would be given when other (visual) signals were impaired on long grass but not when they were effective on short grass. Starlings used alarm calls on long grass when visibility was reduced more frequently than on short grass, suggesting that calling has a cost to the producer. The contrasting escape strategies of Starlings in relation to a relatively small (10 cm) change in grass height demonstrates the potential importance of habitat structure in determining predation risk.","container-title":"Ibis","DOI":"10.1111/j.1474-919X.2008.00835.x","ISSN":"0019-1019, 1474-919X","issue":"s1","journalAbbreviation":"Ibis","language":"en","page":"191-198","source":"DOI.org (Crossref)","title":"Habitat affects escape behaviour and alarm calling in Common Starlings &lt;i&gt;Sturnus vulgaris&lt;/i&gt;","volume":"150","author":[{"family":"Devereux","given":"Claire L."},{"family":"Fernàndez‐Juricic","given":"Esteban"},{"family":"Krebs","given":"John R."},{"family":"Whittingham","given":"Mark J."}],"issued":{"date-parts":[["2008",8]]}}}],"schema":"https://github.com/citation-style-language/schema/raw/master/csl-citation.json"}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37</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Spix’s disc-winged bats have limited visual information both due to vegetation density and due to flying in the </w:t>
      </w:r>
      <w:proofErr w:type="gramStart"/>
      <w:r>
        <w:rPr>
          <w:rFonts w:ascii="Times New Roman" w:eastAsia="Times New Roman" w:hAnsi="Times New Roman" w:cs="Times New Roman"/>
          <w:sz w:val="24"/>
          <w:szCs w:val="24"/>
          <w:lang w:val="en-GB"/>
        </w:rPr>
        <w:t>dark, but</w:t>
      </w:r>
      <w:proofErr w:type="gramEnd"/>
      <w:r>
        <w:rPr>
          <w:rFonts w:ascii="Times New Roman" w:eastAsia="Times New Roman" w:hAnsi="Times New Roman" w:cs="Times New Roman"/>
          <w:sz w:val="24"/>
          <w:szCs w:val="24"/>
          <w:lang w:val="en-GB"/>
        </w:rPr>
        <w:t xml:space="preserve"> employ a dual call system for coordinating movements and locating roosts. Flying individuals </w:t>
      </w:r>
      <w:r>
        <w:rPr>
          <w:rFonts w:ascii="Times New Roman" w:eastAsia="Times New Roman" w:hAnsi="Times New Roman" w:cs="Times New Roman"/>
          <w:sz w:val="24"/>
          <w:szCs w:val="24"/>
          <w:lang w:val="en-GB"/>
        </w:rPr>
        <w:lastRenderedPageBreak/>
        <w:t xml:space="preserve">constantly emit ultrasonic inquiry calls while searching for a roost, which are typically answered by response calls from individuals already inside the roost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{"citationID":"7qXqEzDa","properties":{"formattedCitation":"({\\i{}38})","plainCitation":"(38)","noteIndex":0},"citationItems":[{"id":16847,"uris":["http://zotero.org/users/10851648/items/2JYQ7C2T"],"itemData":{"id":16847,"type":"article-journal","abstract":"Social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38</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However, a challenge for acoustic communication is </w:t>
      </w:r>
      <w:r w:rsidR="004D14D6">
        <w:rPr>
          <w:rFonts w:ascii="Times New Roman" w:eastAsia="Times New Roman" w:hAnsi="Times New Roman" w:cs="Times New Roman"/>
          <w:sz w:val="24"/>
          <w:szCs w:val="24"/>
          <w:lang w:val="en-GB"/>
        </w:rPr>
        <w:t xml:space="preserve">that </w:t>
      </w:r>
      <w:r>
        <w:rPr>
          <w:rFonts w:ascii="Times New Roman" w:eastAsia="Times New Roman" w:hAnsi="Times New Roman" w:cs="Times New Roman"/>
          <w:sz w:val="24"/>
          <w:szCs w:val="24"/>
          <w:lang w:val="en-GB"/>
        </w:rPr>
        <w:t xml:space="preserve">it can easily suffer from information masking or signal jamming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{"citationID":"kFQy4U4Q","properties":{"formattedCitation":"({\\i{}39})","plainCitation":"(39)","noteIndex":0},"citationItems":[{"id":"0YNXsWGH/tSoYq1FK","uris":["http://zotero.org/users/10851648/items/SZVGXB26"],"itemData":{"id":23049,"type":"article-journal","abstract":"To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ascii="Times New Roman" w:eastAsia="Times New Roman" w:hAnsi="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39</w:t>
      </w:r>
      <w:r>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This ‘cocktail party effect’</w:t>
      </w:r>
      <w:r w:rsidR="000371EB">
        <w:rPr>
          <w:rFonts w:ascii="Times New Roman" w:eastAsia="Times New Roman" w:hAnsi="Times New Roman" w:cs="Times New Roman"/>
          <w:sz w:val="24"/>
          <w:szCs w:val="24"/>
          <w:lang w:val="en-GB"/>
        </w:rPr>
        <w:t xml:space="preserve"> </w:t>
      </w:r>
      <w:r w:rsidR="000371EB">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5krYfhlG","properties":{"formattedCitation":"({\\i{}40}\\uc0\\u8211{}{\\i{}42})","plainCitation":"(40–42)","noteIndex":0},"citationItems":[{"id":23529,"uris":["http://zotero.org/users/10851648/items/I8IH37HI"],"itemData":{"id":23529,"type":"article-journal","container-title":"Current Biology","DOI":"10.1016/j.cub.2009.09.005","ISSN":"09609822","issue":"22","journalAbbreviation":"Current Biology","language":"en","license":"https://www.elsevier.com/tdm/userlicense/1.0/","page":"R1024-R1027","source":"DOI.org (Crossref)","title":"The cocktail party problem","volume":"19","author":[{"family":"McDermott","given":"Josh H."}],"issued":{"date-parts":[["2009",12]]}}},{"id":23530,"uris":["http://zotero.org/users/10851648/items/5PG43732"],"itemData":{"id":23530,"type":"article-journal","container-title":"Journal of Comparative Psychology","DOI":"10.1037/0735-7036.122.3.235","ISSN":"1939-2087, 0735-7036","issue":"3","journalAbbreviation":"Journal of Comparative Psychology","language":"en","page":"235-251","source":"DOI.org (Crossref)","title":"The cocktail party problem: What is it? How can it be solved? And why should animal behaviorists study it?","title-short":"The cocktail party problem","volume":"122","author":[{"family":"Bee","given":"Mark A."},{"family":"Micheyl","given":"Christophe"}],"issued":{"date-parts":[["2008"]]}}},{"id":23528,"uris":["http://zotero.org/users/10851648/items/GJH7BI5N"],"itemData":{"id":23528,"type":"article-journal","abstract":"To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sidR="000371EB">
        <w:rPr>
          <w:rFonts w:ascii="Times New Roman" w:eastAsia="Times New Roman" w:hAnsi="Times New Roman" w:cs="Times New Roman"/>
          <w:sz w:val="24"/>
          <w:szCs w:val="24"/>
          <w:lang w:val="en-GB"/>
        </w:rPr>
        <w:fldChar w:fldCharType="separate"/>
      </w:r>
      <w:r w:rsidR="000371EB" w:rsidRPr="00224CDC">
        <w:rPr>
          <w:rFonts w:ascii="Times New Roman" w:hAnsi="Times New Roman" w:cs="Times New Roman"/>
          <w:sz w:val="24"/>
          <w:lang w:val="en-US"/>
        </w:rPr>
        <w:t>(</w:t>
      </w:r>
      <w:r w:rsidR="000371EB" w:rsidRPr="00224CDC">
        <w:rPr>
          <w:rFonts w:ascii="Times New Roman" w:hAnsi="Times New Roman" w:cs="Times New Roman"/>
          <w:i/>
          <w:iCs/>
          <w:sz w:val="24"/>
          <w:lang w:val="en-US"/>
        </w:rPr>
        <w:t>40</w:t>
      </w:r>
      <w:r w:rsidR="000371EB" w:rsidRPr="00224CDC">
        <w:rPr>
          <w:rFonts w:ascii="Times New Roman" w:hAnsi="Times New Roman" w:cs="Times New Roman"/>
          <w:sz w:val="24"/>
          <w:lang w:val="en-US"/>
        </w:rPr>
        <w:t>–</w:t>
      </w:r>
      <w:r w:rsidR="000371EB" w:rsidRPr="00224CDC">
        <w:rPr>
          <w:rFonts w:ascii="Times New Roman" w:hAnsi="Times New Roman" w:cs="Times New Roman"/>
          <w:i/>
          <w:iCs/>
          <w:sz w:val="24"/>
          <w:lang w:val="en-US"/>
        </w:rPr>
        <w:t>42</w:t>
      </w:r>
      <w:r w:rsidR="000371EB" w:rsidRPr="00224CDC">
        <w:rPr>
          <w:rFonts w:ascii="Times New Roman" w:hAnsi="Times New Roman" w:cs="Times New Roman"/>
          <w:sz w:val="24"/>
          <w:lang w:val="en-US"/>
        </w:rPr>
        <w:t>)</w:t>
      </w:r>
      <w:r w:rsidR="000371EB">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arises when many individuals are trying to vocalise simultaneously. </w:t>
      </w:r>
    </w:p>
    <w:p w14:paraId="360FAA62" w14:textId="77777777" w:rsidR="00A54CD1" w:rsidRDefault="00A54CD1">
      <w:pPr>
        <w:rPr>
          <w:rFonts w:ascii="Times New Roman" w:eastAsia="Times New Roman" w:hAnsi="Times New Roman" w:cs="Times New Roman"/>
          <w:sz w:val="24"/>
          <w:szCs w:val="24"/>
          <w:lang w:val="en-GB"/>
        </w:rPr>
      </w:pPr>
    </w:p>
    <w:p w14:paraId="12083EC8" w14:textId="08BBE0EE" w:rsidR="00A54CD1" w:rsidRDefault="0060588C">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Mitigating the cocktail party effect requires coordinating the delivery of inquiry calls to minimize temporal overlap </w:t>
      </w:r>
      <w:r w:rsidR="005F3CBA">
        <w:rPr>
          <w:rFonts w:ascii="Times New Roman" w:eastAsia="Times New Roman" w:hAnsi="Times New Roman" w:cs="Times New Roman"/>
          <w:sz w:val="24"/>
          <w:szCs w:val="24"/>
          <w:lang w:val="en-GB"/>
        </w:rPr>
        <w:t>without compromising the</w:t>
      </w:r>
      <w:r>
        <w:rPr>
          <w:rFonts w:ascii="Times New Roman" w:eastAsia="Times New Roman" w:hAnsi="Times New Roman" w:cs="Times New Roman"/>
          <w:sz w:val="24"/>
          <w:szCs w:val="24"/>
          <w:lang w:val="en-GB"/>
        </w:rPr>
        <w:t xml:space="preserve"> </w:t>
      </w:r>
      <w:r w:rsidR="00BF6E5D">
        <w:rPr>
          <w:rFonts w:ascii="Times New Roman" w:eastAsia="Times New Roman" w:hAnsi="Times New Roman" w:cs="Times New Roman"/>
          <w:sz w:val="24"/>
          <w:szCs w:val="24"/>
          <w:lang w:val="en-GB"/>
        </w:rPr>
        <w:t xml:space="preserve">overall </w:t>
      </w:r>
      <w:r>
        <w:rPr>
          <w:rFonts w:ascii="Times New Roman" w:eastAsia="Times New Roman" w:hAnsi="Times New Roman" w:cs="Times New Roman"/>
          <w:sz w:val="24"/>
          <w:szCs w:val="24"/>
          <w:lang w:val="en-GB"/>
        </w:rPr>
        <w:t xml:space="preserve">vocal output to maintain sufficient information transmission. We recorded calls of solitary bats, natural (familiar) groups and artificial (unfamiliar) groups, applying individual call identification models in group settings to obtain data on call rates. We found distinct differences in how bats called in </w:t>
      </w:r>
      <w:r w:rsidRPr="00750BC3">
        <w:rPr>
          <w:rFonts w:ascii="Times New Roman" w:eastAsia="Times New Roman" w:hAnsi="Times New Roman" w:cs="Times New Roman"/>
          <w:sz w:val="24"/>
          <w:szCs w:val="24"/>
          <w:lang w:val="en-US"/>
        </w:rPr>
        <w:t>natural</w:t>
      </w:r>
      <w:r>
        <w:rPr>
          <w:rFonts w:ascii="Times New Roman" w:eastAsia="Times New Roman" w:hAnsi="Times New Roman" w:cs="Times New Roman"/>
          <w:sz w:val="24"/>
          <w:szCs w:val="24"/>
          <w:lang w:val="en-GB"/>
        </w:rPr>
        <w:t xml:space="preserve"> versus </w:t>
      </w:r>
      <w:r w:rsidRPr="00750BC3">
        <w:rPr>
          <w:rFonts w:ascii="Times New Roman" w:eastAsia="Times New Roman" w:hAnsi="Times New Roman" w:cs="Times New Roman"/>
          <w:sz w:val="24"/>
          <w:szCs w:val="24"/>
          <w:lang w:val="en-US"/>
        </w:rPr>
        <w:t xml:space="preserve">artificial </w:t>
      </w:r>
      <w:r>
        <w:rPr>
          <w:rFonts w:ascii="Times New Roman" w:eastAsia="Times New Roman" w:hAnsi="Times New Roman" w:cs="Times New Roman"/>
          <w:sz w:val="24"/>
          <w:szCs w:val="24"/>
          <w:lang w:val="en-GB"/>
        </w:rPr>
        <w:t xml:space="preserve">groups. Both natural and artificial groups </w:t>
      </w:r>
      <w:r w:rsidR="00BF6E5D">
        <w:rPr>
          <w:rFonts w:ascii="Times New Roman" w:eastAsia="Times New Roman" w:hAnsi="Times New Roman" w:cs="Times New Roman"/>
          <w:sz w:val="24"/>
          <w:szCs w:val="24"/>
          <w:lang w:val="en-GB"/>
        </w:rPr>
        <w:t xml:space="preserve">had lower </w:t>
      </w:r>
      <w:r>
        <w:rPr>
          <w:rFonts w:ascii="Times New Roman" w:eastAsia="Times New Roman" w:hAnsi="Times New Roman" w:cs="Times New Roman"/>
          <w:sz w:val="24"/>
          <w:szCs w:val="24"/>
          <w:lang w:val="en-GB"/>
        </w:rPr>
        <w:t>call overlap than expected by chance (simulated groups created by combining solitary flights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GB"/>
        </w:rPr>
        <w:t>Fig</w:t>
      </w:r>
      <w:r>
        <w:rPr>
          <w:rFonts w:ascii="Times New Roman" w:eastAsia="Times New Roman" w:hAnsi="Times New Roman" w:cs="Times New Roman"/>
          <w:sz w:val="24"/>
          <w:szCs w:val="24"/>
          <w:lang w:val="en-US"/>
        </w:rPr>
        <w:t>ure 4a</w:t>
      </w:r>
      <w:r>
        <w:rPr>
          <w:rFonts w:ascii="Times New Roman" w:eastAsia="Times New Roman" w:hAnsi="Times New Roman" w:cs="Times New Roman"/>
          <w:sz w:val="24"/>
          <w:szCs w:val="24"/>
          <w:lang w:val="en-GB"/>
        </w:rPr>
        <w:t>), indicating active avoidance of signal jamming at the group level. This seems to be achieved by adjusting calling rates at the individual level, as call rates per bat during group flights were lower than those in solo flights (Fig</w:t>
      </w:r>
      <w:r>
        <w:rPr>
          <w:rFonts w:ascii="Times New Roman" w:eastAsia="Times New Roman" w:hAnsi="Times New Roman" w:cs="Times New Roman"/>
          <w:sz w:val="24"/>
          <w:szCs w:val="24"/>
          <w:lang w:val="en-US"/>
        </w:rPr>
        <w:t>ure 4b</w:t>
      </w:r>
      <w:r>
        <w:rPr>
          <w:rFonts w:ascii="Times New Roman" w:eastAsia="Times New Roman" w:hAnsi="Times New Roman" w:cs="Times New Roman"/>
          <w:sz w:val="24"/>
          <w:szCs w:val="24"/>
          <w:lang w:val="en-GB"/>
        </w:rPr>
        <w:t xml:space="preserve">). However, group-level call rates </w:t>
      </w:r>
      <w:r w:rsidR="009750F4">
        <w:rPr>
          <w:rFonts w:ascii="Times New Roman" w:eastAsia="Times New Roman" w:hAnsi="Times New Roman" w:cs="Times New Roman"/>
          <w:sz w:val="24"/>
          <w:szCs w:val="24"/>
          <w:lang w:val="en-GB"/>
        </w:rPr>
        <w:t>(</w:t>
      </w:r>
      <w:commentRangeStart w:id="3"/>
      <w:r w:rsidR="009750F4">
        <w:rPr>
          <w:rFonts w:ascii="Times New Roman" w:eastAsia="Times New Roman" w:hAnsi="Times New Roman" w:cs="Times New Roman"/>
          <w:sz w:val="24"/>
          <w:szCs w:val="24"/>
          <w:lang w:val="en-GB"/>
        </w:rPr>
        <w:t>ADD EXPLANATION HERE?</w:t>
      </w:r>
      <w:commentRangeEnd w:id="3"/>
      <w:r w:rsidR="009750F4">
        <w:rPr>
          <w:rStyle w:val="Refdecomentario"/>
        </w:rPr>
        <w:commentReference w:id="3"/>
      </w:r>
      <w:r w:rsidR="009750F4">
        <w:rPr>
          <w:rFonts w:ascii="Times New Roman" w:eastAsia="Times New Roman" w:hAnsi="Times New Roman" w:cs="Times New Roman"/>
          <w:sz w:val="24"/>
          <w:szCs w:val="24"/>
          <w:lang w:val="en-GB"/>
        </w:rPr>
        <w:t xml:space="preserve">) </w:t>
      </w:r>
      <w:r w:rsidR="00BF6E5D">
        <w:rPr>
          <w:rFonts w:ascii="Times New Roman" w:eastAsia="Times New Roman" w:hAnsi="Times New Roman" w:cs="Times New Roman"/>
          <w:sz w:val="24"/>
          <w:szCs w:val="24"/>
          <w:lang w:val="en-GB"/>
        </w:rPr>
        <w:t xml:space="preserve">by </w:t>
      </w:r>
      <w:r>
        <w:rPr>
          <w:rFonts w:ascii="Times New Roman" w:eastAsia="Times New Roman" w:hAnsi="Times New Roman" w:cs="Times New Roman"/>
          <w:sz w:val="24"/>
          <w:szCs w:val="24"/>
          <w:lang w:val="en-GB"/>
        </w:rPr>
        <w:t xml:space="preserve">natural groups were </w:t>
      </w:r>
      <w:r w:rsidR="00BF6E5D">
        <w:rPr>
          <w:rFonts w:ascii="Times New Roman" w:eastAsia="Times New Roman" w:hAnsi="Times New Roman" w:cs="Times New Roman"/>
          <w:sz w:val="24"/>
          <w:szCs w:val="24"/>
          <w:lang w:val="en-GB"/>
        </w:rPr>
        <w:t>nearly twice as</w:t>
      </w:r>
      <w:r w:rsidR="009750F4">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GB"/>
        </w:rPr>
        <w:t xml:space="preserve">high </w:t>
      </w:r>
      <w:r w:rsidR="00BF6E5D">
        <w:rPr>
          <w:rFonts w:ascii="Times New Roman" w:eastAsia="Times New Roman" w:hAnsi="Times New Roman" w:cs="Times New Roman"/>
          <w:sz w:val="24"/>
          <w:szCs w:val="24"/>
          <w:lang w:val="en-GB"/>
        </w:rPr>
        <w:t xml:space="preserve">as the </w:t>
      </w:r>
      <w:r w:rsidR="00BF6E5D">
        <w:rPr>
          <w:rFonts w:ascii="Times New Roman" w:eastAsia="Times New Roman" w:hAnsi="Times New Roman" w:cs="Times New Roman"/>
          <w:sz w:val="24"/>
          <w:szCs w:val="24"/>
          <w:lang w:val="en-US"/>
        </w:rPr>
        <w:t xml:space="preserve">call rates by </w:t>
      </w:r>
      <w:r>
        <w:rPr>
          <w:rFonts w:ascii="Times New Roman" w:eastAsia="Times New Roman" w:hAnsi="Times New Roman" w:cs="Times New Roman"/>
          <w:sz w:val="24"/>
          <w:szCs w:val="24"/>
          <w:lang w:val="en-GB"/>
        </w:rPr>
        <w:t xml:space="preserve">artificial groups (and </w:t>
      </w:r>
      <w:proofErr w:type="gramStart"/>
      <w:r>
        <w:rPr>
          <w:rFonts w:ascii="Times New Roman" w:eastAsia="Times New Roman" w:hAnsi="Times New Roman" w:cs="Times New Roman"/>
          <w:sz w:val="24"/>
          <w:szCs w:val="24"/>
          <w:lang w:val="en-GB"/>
        </w:rPr>
        <w:t>similar to</w:t>
      </w:r>
      <w:proofErr w:type="gramEnd"/>
      <w:r>
        <w:rPr>
          <w:rFonts w:ascii="Times New Roman" w:eastAsia="Times New Roman" w:hAnsi="Times New Roman" w:cs="Times New Roman"/>
          <w:sz w:val="24"/>
          <w:szCs w:val="24"/>
          <w:lang w:val="en-GB"/>
        </w:rPr>
        <w:t xml:space="preserve"> those of solitary individuals, Fig</w:t>
      </w:r>
      <w:r>
        <w:rPr>
          <w:rFonts w:ascii="Times New Roman" w:eastAsia="Times New Roman" w:hAnsi="Times New Roman" w:cs="Times New Roman"/>
          <w:sz w:val="24"/>
          <w:szCs w:val="24"/>
          <w:lang w:val="en-US"/>
        </w:rPr>
        <w:t>ure</w:t>
      </w:r>
      <w:r>
        <w:rPr>
          <w:rFonts w:ascii="Times New Roman" w:eastAsia="Times New Roman" w:hAnsi="Times New Roman" w:cs="Times New Roman"/>
          <w:sz w:val="24"/>
          <w:szCs w:val="24"/>
          <w:lang w:val="en-GB"/>
        </w:rPr>
        <w:t xml:space="preserve"> </w:t>
      </w:r>
      <w:r>
        <w:rPr>
          <w:rFonts w:ascii="Times New Roman" w:eastAsia="Times New Roman" w:hAnsi="Times New Roman" w:cs="Times New Roman"/>
          <w:sz w:val="24"/>
          <w:szCs w:val="24"/>
          <w:lang w:val="en-US"/>
        </w:rPr>
        <w:t>4c</w:t>
      </w:r>
      <w:r>
        <w:rPr>
          <w:rFonts w:ascii="Times New Roman" w:eastAsia="Times New Roman" w:hAnsi="Times New Roman" w:cs="Times New Roman"/>
          <w:sz w:val="24"/>
          <w:szCs w:val="24"/>
          <w:lang w:val="en-GB"/>
        </w:rPr>
        <w:t xml:space="preserve">), suggesting that familiar groups can produce a collective signal that maintains a higher level of acoustic information than unfamiliar groups. </w:t>
      </w:r>
    </w:p>
    <w:p w14:paraId="615D3594" w14:textId="77777777" w:rsidR="00A54CD1" w:rsidRDefault="00A54CD1">
      <w:pPr>
        <w:rPr>
          <w:rFonts w:ascii="Times New Roman" w:eastAsia="Times New Roman" w:hAnsi="Times New Roman" w:cs="Times New Roman"/>
          <w:sz w:val="24"/>
          <w:szCs w:val="24"/>
          <w:lang w:val="en-GB"/>
        </w:rPr>
      </w:pPr>
    </w:p>
    <w:p w14:paraId="4FDD4E13" w14:textId="77777777" w:rsidR="00A54CD1" w:rsidRDefault="00A54CD1">
      <w:pPr>
        <w:rPr>
          <w:rFonts w:ascii="Times New Roman" w:eastAsia="Times New Roman" w:hAnsi="Times New Roman" w:cs="Times New Roman"/>
          <w:sz w:val="24"/>
          <w:szCs w:val="24"/>
          <w:lang w:val="en-US"/>
        </w:rPr>
      </w:pPr>
    </w:p>
    <w:p w14:paraId="78090A89" w14:textId="77777777" w:rsidR="00A54CD1" w:rsidRDefault="0060588C">
      <w:pP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0" distB="0" distL="114300" distR="114300" wp14:anchorId="725796F3" wp14:editId="75EF0B89">
            <wp:extent cx="4457700" cy="5943600"/>
            <wp:effectExtent l="0" t="0" r="0" b="0"/>
            <wp:docPr id="8" name="Picture 8" descr="vocal_coordination_3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vocal_coordination_3_panels"/>
                    <pic:cNvPicPr>
                      <a:picLocks noChangeAspect="1"/>
                    </pic:cNvPicPr>
                  </pic:nvPicPr>
                  <pic:blipFill>
                    <a:blip r:embed="rId13"/>
                    <a:stretch>
                      <a:fillRect/>
                    </a:stretch>
                  </pic:blipFill>
                  <pic:spPr>
                    <a:xfrm>
                      <a:off x="0" y="0"/>
                      <a:ext cx="4468748" cy="5958331"/>
                    </a:xfrm>
                    <a:prstGeom prst="rect">
                      <a:avLst/>
                    </a:prstGeom>
                  </pic:spPr>
                </pic:pic>
              </a:graphicData>
            </a:graphic>
          </wp:inline>
        </w:drawing>
      </w:r>
    </w:p>
    <w:p w14:paraId="0DE62F98" w14:textId="729D4172" w:rsidR="00A54CD1" w:rsidRDefault="0060588C">
      <w:pPr>
        <w:rPr>
          <w:rFonts w:ascii="Times New Roman" w:eastAsia="Times New Roman" w:hAnsi="Times New Roman" w:cs="Times New Roman"/>
          <w:i/>
          <w:iCs/>
          <w:sz w:val="24"/>
          <w:szCs w:val="24"/>
          <w:lang w:val="en-GB"/>
        </w:rPr>
      </w:pPr>
      <w:r>
        <w:rPr>
          <w:rFonts w:ascii="Times New Roman" w:eastAsia="Times New Roman" w:hAnsi="Times New Roman" w:cs="Times New Roman"/>
          <w:i/>
          <w:iCs/>
          <w:sz w:val="24"/>
          <w:szCs w:val="24"/>
          <w:lang w:val="en-GB"/>
        </w:rPr>
        <w:t xml:space="preserve">Fig. </w:t>
      </w:r>
      <w:r>
        <w:rPr>
          <w:rFonts w:ascii="Times New Roman" w:eastAsia="Times New Roman" w:hAnsi="Times New Roman" w:cs="Times New Roman"/>
          <w:i/>
          <w:iCs/>
          <w:sz w:val="24"/>
          <w:szCs w:val="24"/>
          <w:lang w:val="en-US"/>
        </w:rPr>
        <w:t>4</w:t>
      </w:r>
      <w:r>
        <w:rPr>
          <w:rFonts w:ascii="Times New Roman" w:eastAsia="Times New Roman" w:hAnsi="Times New Roman" w:cs="Times New Roman"/>
          <w:i/>
          <w:iCs/>
          <w:sz w:val="24"/>
          <w:szCs w:val="24"/>
          <w:lang w:val="en-GB"/>
        </w:rPr>
        <w:t xml:space="preserve">. </w:t>
      </w:r>
      <w:r>
        <w:rPr>
          <w:rFonts w:ascii="Times New Roman" w:eastAsia="Times New Roman" w:hAnsi="Times New Roman" w:cs="Times New Roman"/>
          <w:i/>
          <w:iCs/>
          <w:sz w:val="24"/>
          <w:szCs w:val="24"/>
          <w:lang w:val="en-US"/>
        </w:rPr>
        <w:t>Vocal coordination and familiarity. a</w:t>
      </w:r>
      <w:r>
        <w:rPr>
          <w:rFonts w:ascii="Times New Roman" w:eastAsia="Times New Roman" w:hAnsi="Times New Roman" w:cs="Times New Roman"/>
          <w:i/>
          <w:iCs/>
          <w:sz w:val="24"/>
          <w:szCs w:val="24"/>
          <w:lang w:val="en-GB"/>
        </w:rPr>
        <w:t xml:space="preserve">) Average number of </w:t>
      </w:r>
      <w:proofErr w:type="gramStart"/>
      <w:r>
        <w:rPr>
          <w:rFonts w:ascii="Times New Roman" w:eastAsia="Times New Roman" w:hAnsi="Times New Roman" w:cs="Times New Roman"/>
          <w:i/>
          <w:iCs/>
          <w:sz w:val="24"/>
          <w:szCs w:val="24"/>
          <w:lang w:val="en-GB"/>
        </w:rPr>
        <w:t>inquiry</w:t>
      </w:r>
      <w:proofErr w:type="gramEnd"/>
      <w:r>
        <w:rPr>
          <w:rFonts w:ascii="Times New Roman" w:eastAsia="Times New Roman" w:hAnsi="Times New Roman" w:cs="Times New Roman"/>
          <w:i/>
          <w:iCs/>
          <w:sz w:val="24"/>
          <w:szCs w:val="24"/>
          <w:lang w:val="en-GB"/>
        </w:rPr>
        <w:t xml:space="preserve"> call overlaps in group flights. Simulated values were obtained from 1000 iterations of a custom routine that combined single individual calling data from solo flights.</w:t>
      </w:r>
      <w:r>
        <w:rPr>
          <w:rFonts w:ascii="Times New Roman" w:eastAsia="Times New Roman" w:hAnsi="Times New Roman" w:cs="Times New Roman"/>
          <w:i/>
          <w:iCs/>
          <w:sz w:val="24"/>
          <w:szCs w:val="24"/>
          <w:lang w:val="en-US"/>
        </w:rPr>
        <w:t xml:space="preserve"> b</w:t>
      </w:r>
      <w:r>
        <w:rPr>
          <w:rFonts w:ascii="Times New Roman" w:eastAsia="Times New Roman" w:hAnsi="Times New Roman" w:cs="Times New Roman"/>
          <w:i/>
          <w:iCs/>
          <w:sz w:val="24"/>
          <w:szCs w:val="24"/>
          <w:lang w:val="en-GB"/>
        </w:rPr>
        <w:t xml:space="preserve">) Individual inquiry call rate for individuals in solo flights vs call rates of individuals in natural and artificial groups. </w:t>
      </w:r>
      <w:r>
        <w:rPr>
          <w:rFonts w:ascii="Times New Roman" w:eastAsia="Times New Roman" w:hAnsi="Times New Roman" w:cs="Times New Roman"/>
          <w:i/>
          <w:iCs/>
          <w:sz w:val="24"/>
          <w:szCs w:val="24"/>
          <w:lang w:val="en-US"/>
        </w:rPr>
        <w:t>c</w:t>
      </w:r>
      <w:r>
        <w:rPr>
          <w:rFonts w:ascii="Times New Roman" w:eastAsia="Times New Roman" w:hAnsi="Times New Roman" w:cs="Times New Roman"/>
          <w:i/>
          <w:iCs/>
          <w:sz w:val="24"/>
          <w:szCs w:val="24"/>
          <w:lang w:val="en-GB"/>
        </w:rPr>
        <w:t>) Individual inquiry call rate for single individuals in solo flights vs group</w:t>
      </w:r>
      <w:r w:rsidR="009750F4">
        <w:rPr>
          <w:rFonts w:ascii="Times New Roman" w:eastAsia="Times New Roman" w:hAnsi="Times New Roman" w:cs="Times New Roman"/>
          <w:i/>
          <w:iCs/>
          <w:sz w:val="24"/>
          <w:szCs w:val="24"/>
          <w:lang w:val="en-GB"/>
        </w:rPr>
        <w:t>-</w:t>
      </w:r>
      <w:r>
        <w:rPr>
          <w:rFonts w:ascii="Times New Roman" w:eastAsia="Times New Roman" w:hAnsi="Times New Roman" w:cs="Times New Roman"/>
          <w:i/>
          <w:iCs/>
          <w:sz w:val="24"/>
          <w:szCs w:val="24"/>
          <w:lang w:val="en-GB"/>
        </w:rPr>
        <w:t xml:space="preserve">level call rates from natural and artificial groups. Data in </w:t>
      </w:r>
      <w:r>
        <w:rPr>
          <w:rFonts w:ascii="Times New Roman" w:eastAsia="Times New Roman" w:hAnsi="Times New Roman" w:cs="Times New Roman"/>
          <w:i/>
          <w:iCs/>
          <w:sz w:val="24"/>
          <w:szCs w:val="24"/>
          <w:lang w:val="en-US"/>
        </w:rPr>
        <w:t>b</w:t>
      </w:r>
      <w:r>
        <w:rPr>
          <w:rFonts w:ascii="Times New Roman" w:eastAsia="Times New Roman" w:hAnsi="Times New Roman" w:cs="Times New Roman"/>
          <w:i/>
          <w:iCs/>
          <w:sz w:val="24"/>
          <w:szCs w:val="24"/>
          <w:lang w:val="en-GB"/>
        </w:rPr>
        <w:t xml:space="preserve">) and </w:t>
      </w:r>
      <w:r>
        <w:rPr>
          <w:rFonts w:ascii="Times New Roman" w:eastAsia="Times New Roman" w:hAnsi="Times New Roman" w:cs="Times New Roman"/>
          <w:i/>
          <w:iCs/>
          <w:sz w:val="24"/>
          <w:szCs w:val="24"/>
          <w:lang w:val="en-US"/>
        </w:rPr>
        <w:t>c</w:t>
      </w:r>
      <w:r>
        <w:rPr>
          <w:rFonts w:ascii="Times New Roman" w:eastAsia="Times New Roman" w:hAnsi="Times New Roman" w:cs="Times New Roman"/>
          <w:i/>
          <w:iCs/>
          <w:sz w:val="24"/>
          <w:szCs w:val="24"/>
          <w:lang w:val="en-GB"/>
        </w:rPr>
        <w:t xml:space="preserve">) is shown as raincloud plots of raw data points, boxplots (median, interquartile range and overall range) and half violin plots. Brackets above boxplots indicate statistically detectable differences with effect size and 95% uncertainty intervals as multiplicative differences in calling rate. Sample sizes for groups and individuals are shown underneath boxplots. Yellow points show the mean call rate per group with their distribution </w:t>
      </w:r>
      <w:r>
        <w:rPr>
          <w:rFonts w:ascii="Times New Roman" w:eastAsia="Times New Roman" w:hAnsi="Times New Roman" w:cs="Times New Roman"/>
          <w:i/>
          <w:iCs/>
          <w:sz w:val="24"/>
          <w:szCs w:val="24"/>
          <w:lang w:val="en-GB"/>
        </w:rPr>
        <w:lastRenderedPageBreak/>
        <w:t>represented by overlaid yellow boxplots.</w:t>
      </w:r>
      <w:r w:rsidR="00BF6E5D" w:rsidRPr="00BF6E5D">
        <w:rPr>
          <w:rFonts w:ascii="Times New Roman" w:eastAsia="Times New Roman" w:hAnsi="Times New Roman" w:cs="Times New Roman"/>
          <w:i/>
          <w:iCs/>
          <w:sz w:val="24"/>
          <w:szCs w:val="24"/>
          <w:lang w:val="en-US"/>
        </w:rPr>
        <w:t xml:space="preserve"> </w:t>
      </w:r>
      <w:commentRangeStart w:id="4"/>
      <w:r w:rsidR="00BF6E5D">
        <w:rPr>
          <w:rFonts w:ascii="Times New Roman" w:eastAsia="Times New Roman" w:hAnsi="Times New Roman" w:cs="Times New Roman"/>
          <w:i/>
          <w:iCs/>
          <w:sz w:val="24"/>
          <w:szCs w:val="24"/>
          <w:lang w:val="en-US"/>
        </w:rPr>
        <w:t xml:space="preserve">Full model structure and results </w:t>
      </w:r>
      <w:commentRangeEnd w:id="4"/>
      <w:r w:rsidR="00BF6E5D">
        <w:rPr>
          <w:rStyle w:val="Refdecomentario"/>
        </w:rPr>
        <w:commentReference w:id="4"/>
      </w:r>
      <w:r w:rsidR="00BF6E5D">
        <w:rPr>
          <w:rFonts w:ascii="Times New Roman" w:eastAsia="Times New Roman" w:hAnsi="Times New Roman" w:cs="Times New Roman"/>
          <w:i/>
          <w:iCs/>
          <w:sz w:val="24"/>
          <w:szCs w:val="24"/>
          <w:lang w:val="en-US"/>
        </w:rPr>
        <w:t>are available in the supplementary materials.</w:t>
      </w:r>
    </w:p>
    <w:p w14:paraId="52BC9D94" w14:textId="77777777" w:rsidR="00A54CD1" w:rsidRDefault="0060588C">
      <w:pPr>
        <w:rPr>
          <w:rFonts w:ascii="Times New Roman" w:eastAsia="Times New Roman" w:hAnsi="Times New Roman" w:cs="Times New Roman"/>
          <w:sz w:val="24"/>
          <w:szCs w:val="24"/>
          <w:lang w:val="en-GB"/>
        </w:rPr>
      </w:pPr>
      <w:r>
        <w:rPr>
          <w:rFonts w:ascii="Times New Roman" w:eastAsia="Times New Roman" w:hAnsi="Times New Roman" w:cs="Times New Roman"/>
          <w:i/>
          <w:iCs/>
          <w:sz w:val="24"/>
          <w:szCs w:val="24"/>
          <w:lang w:val="en-GB"/>
        </w:rPr>
        <w:t xml:space="preserve"> </w:t>
      </w:r>
    </w:p>
    <w:p w14:paraId="28F61BEC" w14:textId="1D345044" w:rsidR="00A54CD1" w:rsidRDefault="0060588C">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The benefits of familiarity appear to arise specifically through more effective communication, as previously found in human groups </w:t>
      </w:r>
      <w:r>
        <w:rPr>
          <w:rFonts w:ascii="Times New Roman" w:eastAsia="Times New Roman" w:hAnsi="Times New Roman" w:cs="Times New Roman"/>
          <w:sz w:val="24"/>
          <w:szCs w:val="24"/>
          <w:highlight w:val="yellow"/>
          <w:lang w:val="en-GB"/>
        </w:rPr>
        <w:fldChar w:fldCharType="begin"/>
      </w:r>
      <w:r w:rsidR="00A902C7">
        <w:rPr>
          <w:rFonts w:ascii="Times New Roman" w:eastAsia="Times New Roman" w:hAnsi="Times New Roman" w:cs="Times New Roman"/>
          <w:sz w:val="24"/>
          <w:szCs w:val="24"/>
          <w:highlight w:val="yellow"/>
          <w:lang w:val="en-GB"/>
        </w:rPr>
        <w:instrText xml:space="preserve"> ADDIN ZOTERO_ITEM CSL_CITATION {"citationID":"2xsXJO6L","properties":{"formattedCitation":"({\\i{}13}, {\\i{}32})","plainCitation":"(13, 32)","noteIndex":0},"citationItems":[{"id":23026,"uris":["http://zotero.org/users/10851648/items/MJY2P8N2"],"itemData":{"id":23026,"type":"article-journal","abstract":"Abstract\n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M."}],"editor":[{"family":"Wright","given":"J."}],"issued":{"date-parts":[["2018",7]]}}},{"id":23019,"uris":["http://zotero.org/users/10851648/items/NJRFPW8B"],"itemData":{"id":23019,"type":"article-journal","abstract":"Early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eastAsia="Times New Roman" w:hAnsi="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eastAsia="Times New Roman" w:hAnsi="Times New Roman" w:cs="Times New Roman"/>
          <w:sz w:val="24"/>
          <w:szCs w:val="24"/>
          <w:highlight w:val="yellow"/>
          <w:lang w:val="en-GB"/>
        </w:rPr>
        <w:fldChar w:fldCharType="end"/>
      </w:r>
      <w:r>
        <w:rPr>
          <w:rFonts w:ascii="Times New Roman" w:eastAsia="Times New Roman" w:hAnsi="Times New Roman" w:cs="Times New Roman"/>
          <w:sz w:val="24"/>
          <w:szCs w:val="24"/>
          <w:lang w:val="en-GB"/>
        </w:rPr>
        <w:t xml:space="preserve">. In addition, unfamiliarity itself can impose costs: groups of strangers often function less efficiently because individuals must devote attention to evaluating and predicting the behaviour of unfamiliar partners, a cognitively demanding task that can detract from coordination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{"citationID":"VQEEz6k8","properties":{"formattedCitation":"({\\i{}43}, {\\i{}44})","plainCitation":"(43, 44)","noteIndex":0},"citationItems":[{"id":23012,"uris":["http://zotero.org/users/10851648/items/YD9UT96B"],"itemData":{"id":23012,"type":"article-journal","abstract":"In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A."},{"family":"Schausberger","given":"Peter"}],"issued":{"date-parts":[["2013",8]]}}},{"id":23011,"uris":["http://zotero.org/users/10851648/items/6NQA64HV"],"itemData":{"id":23011,"type":"article-journal","container-title":"Proceedings of the Royal Society of London. Series B: Biological Sciences","DOI":"10.1098/rspb.2003.2648","ISSN":"0962-8452, 1471-2954","issue":"1540","journalAbbreviation":"Proc. R. Soc. Lond. B","language":"en","page":"695-699","source":"DOI.org (Crossref)","title":"Coping with divided attention: the advantage of familiarity","title-short":"Coping with divided attention","volume":"271","author":[{"family":"Griffiths","given":"S. W."},{"family":"Brockmark","given":"S."},{"family":"Höjesjö","given":"J."},{"family":"Johnsson","given":"J. I."}],"issued":{"date-parts":[["2004",4,7]]}}}],"schema":"https://github.com/citation-style-language/schema/raw/master/csl-citation.json"} </w:instrText>
      </w:r>
      <w:r>
        <w:rPr>
          <w:rFonts w:ascii="Times New Roman" w:eastAsia="Times New Roman" w:hAnsi="Times New Roman" w:cs="Times New Roman"/>
          <w:sz w:val="24"/>
          <w:szCs w:val="24"/>
          <w:lang w:val="en-GB"/>
        </w:rPr>
        <w:fldChar w:fldCharType="separate"/>
      </w:r>
      <w:r w:rsidR="000371EB" w:rsidRPr="00224CDC">
        <w:rPr>
          <w:rFonts w:ascii="Times New Roman" w:hAnsi="Times New Roman" w:cs="Times New Roman"/>
          <w:sz w:val="24"/>
          <w:lang w:val="en-US"/>
        </w:rPr>
        <w:t>(</w:t>
      </w:r>
      <w:r w:rsidR="000371EB" w:rsidRPr="00224CDC">
        <w:rPr>
          <w:rFonts w:ascii="Times New Roman" w:hAnsi="Times New Roman" w:cs="Times New Roman"/>
          <w:i/>
          <w:iCs/>
          <w:sz w:val="24"/>
          <w:lang w:val="en-US"/>
        </w:rPr>
        <w:t>43</w:t>
      </w:r>
      <w:r w:rsidR="000371EB" w:rsidRPr="00224CDC">
        <w:rPr>
          <w:rFonts w:ascii="Times New Roman" w:hAnsi="Times New Roman" w:cs="Times New Roman"/>
          <w:sz w:val="24"/>
          <w:lang w:val="en-US"/>
        </w:rPr>
        <w:t xml:space="preserve">, </w:t>
      </w:r>
      <w:r w:rsidR="000371EB" w:rsidRPr="00224CDC">
        <w:rPr>
          <w:rFonts w:ascii="Times New Roman" w:hAnsi="Times New Roman" w:cs="Times New Roman"/>
          <w:i/>
          <w:iCs/>
          <w:sz w:val="24"/>
          <w:lang w:val="en-US"/>
        </w:rPr>
        <w:t>44</w:t>
      </w:r>
      <w:r w:rsidR="000371EB" w:rsidRPr="00224CDC">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The importance of familiarity and its role in facilitating communication and coordination in various collective tasks that we have uncovered in this study is likely to have widespread importance among social animals. Maintaining cohesion, precisely coordinating actions, and making synchronous collective movements, underpins many ecological processes ranging from reproductive ecology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{"citationID":"tRyJa7N4","properties":{"formattedCitation":"({\\i{}43}, {\\i{}45}\\uc0\\u8211{}{\\i{}48})","plainCitation":"(43, 45–48)","noteIndex":0},"citationItems":[{"id":23012,"uris":["http://zotero.org/users/10851648/items/YD9UT96B"],"itemData":{"id":23012,"type":"article-journal","abstract":"In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A."},{"family":"Schausberger","given":"Peter"}],"issued":{"date-parts":[["2013",8]]}}},{"id":23008,"uris":["http://zotero.org/users/10851648/items/RFB4MQEN"],"itemData":{"id":23008,"type":"article-journal","abstract":"Nest visit synchrony, whereby adults coordinate their visits to the nest, has been documented in several species of cooperative breeders. Visit synchrony may reduce nest predation rate or sibling competition, or instead follow from synchronisation of other behaviours, such as foraging. However, nest visit synchrony has rarely been considered in species with bi‐parental care, even though it could conceivably bring similar fitness benefits to that seen in cooperative breeders. In addition, in species with bi‐parental care, we might expect nest visit synchrony to reflect the quality of the pair or the overall coordination of breeding activity between partners. Here, we tested whether nest visit synchrony occurs in a classic avian model for the study of bi‐parental care, the zebra finch\n              Taeniopygia guttata.\n              We found that in the wild, both zebra finch parents visited the nest very infrequently during nestling provisioning, with only one visit per hour, and that nest visits were highly synchronised with parents visiting the nest together on 78% of the visits. In addition, we found that nest visit synchrony was correlated with hatching rate, brood size at hatching and the number of offspring in the nest a few days prior to fledging. Our results suggest that, while more work is required to understand the benefits of nest visit synchrony in this species, considering behavioural synchrony and cooperation between mated partners may offer new insight into the study of parental investment, including in species with bi‐parental care.","container-title":"Journal of Avian Biology","DOI":"10.1111/j.1600-048X.2012.05555.x","ISSN":"0908-8857, 1600-048X","issue":"2","journalAbbreviation":"Journal of Avian Biology","language":"en","page":"131-140","source":"DOI.org (Crossref)","title":"Nest visit synchrony is high and correlates with reproductive success in the wild Zebra finch &lt;i&gt;Taeniopygia guttata&lt;/i&gt;","volume":"43","author":[{"family":"Mariette","given":"Mylene M."},{"family":"Griffith","given":"Simon C."}],"issued":{"date-parts":[["2012",3]]}}},{"id":23007,"uris":["http://zotero.org/users/10851648/items/AI5MGKVN"],"itemData":{"id":23007,"type":"article-journal","container-title":"Animal Behaviour","DOI":"10.1016/j.anbehav.2006.11.033","ISSN":"00033472","issue":"4","journalAbbreviation":"Animal Behaviour","language":"en","license":"https://www.elsevier.com/tdm/userlicense/1.0/","page":"739-747","source":"DOI.org (Crossref)","title":"Helping has signalling characteristics in a cooperatively breeding bird","volume":"74","author":[{"family":"Doutrelant","given":"Claire"},{"family":"Covas","given":"Rita"}],"issued":{"date-parts":[["2007",10]]}}},{"id":23006,"uris":["http://zotero.org/users/10851648/items/9PMH5525"],"itemData":{"id":23006,"type":"article-journal","container-title":"Behavioral Ecology and Sociobiology","DOI":"10.1007/s00265-011-1247-6","ISSN":"0340-5443, 1432-0762","issue":"1","journalAbbreviation":"Behav Ecol Sociobiol","language":"en","license":"http://www.springer.com/tdm","page":"13-27","source":"DOI.org (Crossref)","title":"A field test of the effects of familiarity and relatedness on social associations and reproduction in prairie voles","volume":"66","author":[{"family":"Lucia","given":"Kristen E."},{"family":"Keane","given":"Brian"}],"issued":{"date-parts":[["2012",1]]}}},{"id":23004,"uris":["http://zotero.org/users/10851648/items/KD659VAQ"],"itemData":{"id":23004,"type":"article-journal","abstract":"In socially monogamous animals, including humans, pairs can meet and spend time together before they begin reproduction. However, the pre-breeding period has been challenging to study in natural populations, and thus remains largely unexplored. As such, our understanding of the benefits of mate familiarity is almost entirely limited to assessments of repeated breeding with a particular partner. Here, we used fine-scale tracking technology to gather 6 years of data on pre-breeding social associations of individually marked great tits in a wild population. We show that pairs which met earlier in the winter laid their eggs earlier in all years. Clutch size, number of hatched and fledged young, and hatching and fledging success were not influenced by parents' meeting time directly, but indirectly: earlier laying pairs had larger clutches (that also produce higher number of young), and higher hatching and fledging success. We did not detect a direct influence of the length of the initial pairing period on future mating decisions (stay with a partner or divorce). These findings suggest a selective advantage for a new pair to start associating earlier (or for individuals to mate with those they have known for longer). We call for more studies to explore the generality of fitness effects of pair familiarity prior to first breeding, and to elucidate the mechanisms underlying these effects.","container-title":"Proceedings of the Royal Society B: Biological Sciences","DOI":"10.1098/rspb.2020.1554","ISSN":"0962-8452, 1471-2954","issue":"1941","journalAbbreviation":"Proc. R. Soc. B.","language":"en","page":"20201554","source":"DOI.org (Crossref)","title":"Familiarity breeds success: pairs that meet earlier experience increased breeding performance in a wild bird population","title-short":"Familiarity breeds success","volume":"287","author":[{"family":"Culina","given":"Antica"},{"family":"Firth","given":"Josh A."},{"family":"Hinde","given":"Camilla A."}],"issued":{"date-parts":[["2020",12,23]]}}}],"schema":"https://github.com/citation-style-language/schema/raw/master/csl-citation.json"} </w:instrText>
      </w:r>
      <w:r>
        <w:rPr>
          <w:rFonts w:ascii="Times New Roman" w:eastAsia="Times New Roman" w:hAnsi="Times New Roman" w:cs="Times New Roman"/>
          <w:sz w:val="24"/>
          <w:szCs w:val="24"/>
          <w:lang w:val="en-GB"/>
        </w:rPr>
        <w:fldChar w:fldCharType="separate"/>
      </w:r>
      <w:r w:rsidR="000371EB" w:rsidRPr="000371EB">
        <w:rPr>
          <w:rFonts w:ascii="Times New Roman" w:hAnsi="Times New Roman" w:cs="Times New Roman"/>
          <w:sz w:val="24"/>
        </w:rPr>
        <w:t>(</w:t>
      </w:r>
      <w:r w:rsidR="000371EB" w:rsidRPr="000371EB">
        <w:rPr>
          <w:rFonts w:ascii="Times New Roman" w:hAnsi="Times New Roman" w:cs="Times New Roman"/>
          <w:i/>
          <w:iCs/>
          <w:sz w:val="24"/>
        </w:rPr>
        <w:t>43</w:t>
      </w:r>
      <w:r w:rsidR="000371EB" w:rsidRPr="000371EB">
        <w:rPr>
          <w:rFonts w:ascii="Times New Roman" w:hAnsi="Times New Roman" w:cs="Times New Roman"/>
          <w:sz w:val="24"/>
        </w:rPr>
        <w:t xml:space="preserve">, </w:t>
      </w:r>
      <w:r w:rsidR="000371EB" w:rsidRPr="000371EB">
        <w:rPr>
          <w:rFonts w:ascii="Times New Roman" w:hAnsi="Times New Roman" w:cs="Times New Roman"/>
          <w:i/>
          <w:iCs/>
          <w:sz w:val="24"/>
        </w:rPr>
        <w:t>45</w:t>
      </w:r>
      <w:r w:rsidR="000371EB" w:rsidRPr="000371EB">
        <w:rPr>
          <w:rFonts w:ascii="Times New Roman" w:hAnsi="Times New Roman" w:cs="Times New Roman"/>
          <w:sz w:val="24"/>
        </w:rPr>
        <w:t>–</w:t>
      </w:r>
      <w:r w:rsidR="000371EB" w:rsidRPr="000371EB">
        <w:rPr>
          <w:rFonts w:ascii="Times New Roman" w:hAnsi="Times New Roman" w:cs="Times New Roman"/>
          <w:i/>
          <w:iCs/>
          <w:sz w:val="24"/>
        </w:rPr>
        <w:t>48</w:t>
      </w:r>
      <w:r w:rsidR="000371EB" w:rsidRPr="000371EB">
        <w:rPr>
          <w:rFonts w:ascii="Times New Roman" w:hAnsi="Times New Roman" w:cs="Times New Roman"/>
          <w:sz w:val="24"/>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through to migration </w:t>
      </w:r>
      <w:r>
        <w:rPr>
          <w:rFonts w:ascii="Times New Roman" w:eastAsia="Times New Roman" w:hAnsi="Times New Roman" w:cs="Times New Roman"/>
          <w:sz w:val="24"/>
          <w:szCs w:val="24"/>
          <w:lang w:val="en-GB"/>
        </w:rPr>
        <w:fldChar w:fldCharType="begin"/>
      </w:r>
      <w:r w:rsidR="00A902C7">
        <w:rPr>
          <w:rFonts w:ascii="Times New Roman" w:eastAsia="Times New Roman" w:hAnsi="Times New Roman" w:cs="Times New Roman"/>
          <w:sz w:val="24"/>
          <w:szCs w:val="24"/>
          <w:lang w:val="en-GB"/>
        </w:rPr>
        <w:instrText xml:space="preserve"> ADDIN ZOTERO_ITEM CSL_CITATION {"citationID":"VOYWrB1C","properties":{"formattedCitation":"({\\i{}49}\\uc0\\u8211{}{\\i{}51})","plainCitation":"(49–51)","noteIndex":0},"citationItems":[{"id":23003,"uris":["http://zotero.org/users/10851648/items/YQQDA2DB"],"itemData":{"id":23003,"type":"article-journal","abstract":"Abstract\n            \n              While advances in biologging have revealed many spectacular animal migrations, it remains poorly understood how young animals learn to migrate. Even in social species, it is unclear how migratory skills are transmitted from one generation to another and what implications this may have. Here we show that in Caspian terns\n              Hydroprogne caspia\n              family groups, genetic and foster male parents carry the main responsibility for migrating with young. During migration, young birds stayed close to an adult at all times, with the bond dissipating on the wintering grounds. Solo-migrating adults migrated faster than did adults accompanying young. Four young that lost contact with their parent at an early stage of migration all died. During their first solo migration, subadult terns remained faithful to routes they took with their parents as young. Our results provide evidence for cultural inheritance of migration knowledge in a long-distance bird migrant and show that sex-biased (allo)parental care en route shapes migration through social learning.","container-title":"Nature Communications","DOI":"10.1038/s41467-022-29300-w","ISSN":"2041-1723","issue":"1","journalAbbreviation":"Nat Commun","language":"en","page":"1566","source":"DOI.org (Crossref)","title":"Paternal transmission of migration knowledge in a long-distance bird migrant","volume":"13","author":[{"family":"Byholm","given":"Patrik"},{"family":"Beal","given":"Martin"},{"family":"Isaksson","given":"Natalie"},{"family":"Lötberg","given":"Ulrik"},{"family":"Åkesson","given":"Susanne"}],"issued":{"date-parts":[["2022",3,23]]}}},{"id":23002,"uris":["http://zotero.org/users/10851648/items/3WFZ8FXQ"],"itemData":{"id":23002,"type":"article-journal","container-title":"Behavioral Ecology and Sociobiology","DOI":"10.1007/s00265-017-2268-6","ISSN":"0340-5443, 1432-0762","issue":"2","journalAbbreviation":"Behav Ecol Sociobiol","language":"en","page":"40","source":"DOI.org (Crossref)","title":"Special case among passerine birds: long-tailed tits keep family bonds during migration","title-short":"Special case among passerine birds","volume":"71","author":[{"family":"Chetverikova","given":"Raisa"},{"family":"Babushkina","given":"O."},{"family":"Galkina","given":"S."},{"family":"Shokhrin","given":"V."},{"family":"Bojarinova","given":"J."}],"issued":{"date-parts":[["2017",2]]}}},{"id":23001,"uris":["http://zotero.org/users/10851648/items/Y3JEX4QB"],"itemData":{"id":23001,"type":"article-journal","abstract":"Many migratory animals travel in large social groups. Large, avian migrants that fly in V‐formations were proposed do so for energy saving by the use of up‐wash by following individuals and regularly change leadership. As groups have been rather homogeneous in previous work, we aimed to explore leadership and its flight mechanics consequences in an extremely heterogeneous case of social migration, namely in spring migration of goose families. In families the experience of group members differs strongly and inclusive fitness may be important. We successfully collected overlapping spring migration tracking data of a complete family of greater white‐fronted geese\n              Anser a. albifrons\n              and extracted leadership, flapping frequency and wind conditions in flight. Our data revealed V‐formations where one parent was flying in front at all times. Although the father led the family group most of the time, he did not flap at higher frequency while doing so. In contrast, the mother flapped faster when leading, possibly because she experienced less supportive wind conditions than when the father led. We argue that in heterogeneous, social groups leadership might be fixed and not costly if supportive environmental conditions like wind can be used.","container-title":"Journal of Avian Biology","DOI":"10.1111/jav.02392","ISSN":"0908-8857, 1600-048X","issue":"3","journalAbbreviation":"Journal of Avian Biology","language":"en","page":"jav.02392","source":"DOI.org (Crossref)","title":"Goose parents lead migration V","volume":"51","author":[{"family":"Kölzsch","given":"A."},{"family":"Flack","given":"A."},{"family":"Müskens","given":"G. J. D. M."},{"family":"Kruckenberg","given":"H."},{"family":"Glazov","given":"P."},{"family":"Wikelski","given":"M."}],"issued":{"date-parts":[["2020",3]]}}}],"schema":"https://github.com/citation-style-language/schema/raw/master/csl-citation.json"} </w:instrText>
      </w:r>
      <w:r>
        <w:rPr>
          <w:rFonts w:ascii="Times New Roman" w:eastAsia="Times New Roman" w:hAnsi="Times New Roman" w:cs="Times New Roman"/>
          <w:sz w:val="24"/>
          <w:szCs w:val="24"/>
          <w:lang w:val="en-GB"/>
        </w:rPr>
        <w:fldChar w:fldCharType="separate"/>
      </w:r>
      <w:r w:rsidR="000371EB" w:rsidRPr="00224CDC">
        <w:rPr>
          <w:rFonts w:ascii="Times New Roman" w:hAnsi="Times New Roman" w:cs="Times New Roman"/>
          <w:sz w:val="24"/>
          <w:lang w:val="en-US"/>
        </w:rPr>
        <w:t>(</w:t>
      </w:r>
      <w:r w:rsidR="000371EB" w:rsidRPr="00224CDC">
        <w:rPr>
          <w:rFonts w:ascii="Times New Roman" w:hAnsi="Times New Roman" w:cs="Times New Roman"/>
          <w:i/>
          <w:iCs/>
          <w:sz w:val="24"/>
          <w:lang w:val="en-US"/>
        </w:rPr>
        <w:t>49</w:t>
      </w:r>
      <w:r w:rsidR="000371EB" w:rsidRPr="00224CDC">
        <w:rPr>
          <w:rFonts w:ascii="Times New Roman" w:hAnsi="Times New Roman" w:cs="Times New Roman"/>
          <w:sz w:val="24"/>
          <w:lang w:val="en-US"/>
        </w:rPr>
        <w:t>–</w:t>
      </w:r>
      <w:r w:rsidR="000371EB" w:rsidRPr="00224CDC">
        <w:rPr>
          <w:rFonts w:ascii="Times New Roman" w:hAnsi="Times New Roman" w:cs="Times New Roman"/>
          <w:i/>
          <w:iCs/>
          <w:sz w:val="24"/>
          <w:lang w:val="en-US"/>
        </w:rPr>
        <w:t>51</w:t>
      </w:r>
      <w:r w:rsidR="000371EB" w:rsidRPr="00224CDC">
        <w:rPr>
          <w:rFonts w:ascii="Times New Roman" w:hAnsi="Times New Roman" w:cs="Times New Roman"/>
          <w:sz w:val="24"/>
          <w:lang w:val="en-US"/>
        </w:rPr>
        <w:t>)</w:t>
      </w:r>
      <w:r>
        <w:rPr>
          <w:rFonts w:ascii="Times New Roman" w:eastAsia="Times New Roman" w:hAnsi="Times New Roman" w:cs="Times New Roman"/>
          <w:sz w:val="24"/>
          <w:szCs w:val="24"/>
          <w:lang w:val="en-GB"/>
        </w:rPr>
        <w:fldChar w:fldCharType="end"/>
      </w:r>
      <w:r>
        <w:rPr>
          <w:rFonts w:ascii="Times New Roman" w:eastAsia="Times New Roman" w:hAnsi="Times New Roman" w:cs="Times New Roman"/>
          <w:sz w:val="24"/>
          <w:szCs w:val="24"/>
          <w:lang w:val="en-GB"/>
        </w:rPr>
        <w:t xml:space="preserve"> that are frequently undertaken in familiar groups. </w:t>
      </w:r>
      <w:r>
        <w:rPr>
          <w:rFonts w:ascii="Times New Roman" w:eastAsia="Times New Roman" w:hAnsi="Times New Roman" w:cs="Times New Roman"/>
          <w:sz w:val="24"/>
          <w:szCs w:val="24"/>
          <w:lang w:val="en-US"/>
        </w:rPr>
        <w:t>Our findings therefore extend the concept of “team familiarity” beyond humans, showing it to be a general principle of collective life. By demonstrating that even small bat societies rely on familiarity to succeed in critical ecological challenges, this work highlights a common thread linking human collaboration with the collective strategies that shape animal societies across taxa.</w:t>
      </w:r>
    </w:p>
    <w:p w14:paraId="0499E875" w14:textId="77777777" w:rsidR="00A54CD1" w:rsidRDefault="00A54CD1">
      <w:pPr>
        <w:rPr>
          <w:rFonts w:ascii="Times New Roman" w:eastAsia="Times New Roman" w:hAnsi="Times New Roman" w:cs="Times New Roman"/>
          <w:sz w:val="24"/>
          <w:szCs w:val="24"/>
          <w:lang w:val="en-GB"/>
        </w:rPr>
      </w:pPr>
    </w:p>
    <w:p w14:paraId="7ACDE7AA" w14:textId="77777777" w:rsidR="00A902C7" w:rsidRDefault="00A902C7" w:rsidP="00A902C7">
      <w:pPr>
        <w:rPr>
          <w:b/>
          <w:bCs/>
          <w:sz w:val="26"/>
          <w:szCs w:val="26"/>
          <w:lang w:val="en-US"/>
        </w:rPr>
      </w:pPr>
      <w:r>
        <w:rPr>
          <w:b/>
          <w:bCs/>
          <w:sz w:val="26"/>
          <w:szCs w:val="26"/>
          <w:lang w:val="en-US"/>
        </w:rPr>
        <w:t>Supplementary materials: Familiarity enhances efficiency in complex collective tasks</w:t>
      </w:r>
    </w:p>
    <w:p w14:paraId="483D5AD8" w14:textId="77777777" w:rsidR="00A902C7" w:rsidRDefault="00A902C7" w:rsidP="00A902C7">
      <w:pPr>
        <w:rPr>
          <w:b/>
          <w:bCs/>
          <w:lang w:val="en-US"/>
        </w:rPr>
      </w:pPr>
    </w:p>
    <w:p w14:paraId="74D2F47F" w14:textId="77777777" w:rsidR="00A902C7" w:rsidRDefault="00A902C7" w:rsidP="00A902C7">
      <w:pPr>
        <w:pStyle w:val="Ttulo1"/>
        <w:rPr>
          <w:lang w:val="en-US"/>
        </w:rPr>
      </w:pPr>
      <w:bookmarkStart w:id="5" w:name="_ccgfqpcd8xvn" w:colFirst="0" w:colLast="0"/>
      <w:bookmarkEnd w:id="5"/>
      <w:r>
        <w:rPr>
          <w:lang w:val="en-US"/>
        </w:rPr>
        <w:t>Methods</w:t>
      </w:r>
    </w:p>
    <w:p w14:paraId="5BFA98C8" w14:textId="77777777" w:rsidR="00A902C7" w:rsidRDefault="00A902C7" w:rsidP="00A902C7">
      <w:pPr>
        <w:spacing w:before="240" w:after="240"/>
        <w:rPr>
          <w:sz w:val="26"/>
          <w:szCs w:val="26"/>
          <w:lang w:val="en-US"/>
        </w:rPr>
      </w:pPr>
      <w:r>
        <w:rPr>
          <w:b/>
          <w:bCs/>
          <w:sz w:val="26"/>
          <w:szCs w:val="26"/>
          <w:lang w:val="en-US"/>
        </w:rPr>
        <w:t>Group capturing</w:t>
      </w:r>
      <w:r>
        <w:rPr>
          <w:sz w:val="26"/>
          <w:szCs w:val="26"/>
          <w:lang w:val="en-US"/>
        </w:rPr>
        <w:t xml:space="preserve"> </w:t>
      </w:r>
    </w:p>
    <w:p w14:paraId="37C4192F" w14:textId="4961F61C" w:rsidR="00A902C7" w:rsidRDefault="00A902C7" w:rsidP="00A902C7">
      <w:pPr>
        <w:spacing w:after="240"/>
        <w:rPr>
          <w:sz w:val="28"/>
          <w:szCs w:val="28"/>
          <w:lang w:val="en-US"/>
        </w:rPr>
      </w:pPr>
      <w:r>
        <w:rPr>
          <w:lang w:val="en-US"/>
        </w:rPr>
        <w:t xml:space="preserve">Our research was carried out at the Barú Biological Station in southwestern Costa Rica. We searched for bats within the developing tubular leaves of </w:t>
      </w:r>
      <w:r>
        <w:rPr>
          <w:i/>
          <w:iCs/>
          <w:lang w:val="en-US"/>
        </w:rPr>
        <w:t>Calathea lutea</w:t>
      </w:r>
      <w:r>
        <w:rPr>
          <w:lang w:val="en-US"/>
        </w:rPr>
        <w:t xml:space="preserve"> and </w:t>
      </w:r>
      <w:r>
        <w:rPr>
          <w:i/>
          <w:iCs/>
          <w:lang w:val="en-US"/>
        </w:rPr>
        <w:t>Heliconia</w:t>
      </w:r>
      <w:r>
        <w:rPr>
          <w:lang w:val="en-US"/>
        </w:rPr>
        <w:t xml:space="preserve"> </w:t>
      </w:r>
      <w:r>
        <w:rPr>
          <w:i/>
          <w:iCs/>
          <w:lang w:val="en-US"/>
        </w:rPr>
        <w:t>imbricata</w:t>
      </w:r>
      <w:r>
        <w:rPr>
          <w:lang w:val="en-US"/>
        </w:rPr>
        <w:t xml:space="preserve">, which are species commonly used by Spix's disc-winged bats for roosting </w:t>
      </w:r>
      <w:r>
        <w:rPr>
          <w:lang w:val="en-US"/>
        </w:rPr>
        <w:fldChar w:fldCharType="begin"/>
      </w:r>
      <w:r>
        <w:rPr>
          <w:lang w:val="en-US"/>
        </w:rPr>
        <w:instrText xml:space="preserve"> ADDIN ZOTERO_ITEM CSL_CITATION {"citationID":"rRWNyrGu","properties":{"formattedCitation":"({\\i{}25}, {\\i{}52})","plainCitation":"(25, 52)","noteIndex":0},"citationItems":[{"id":16415,"uris":["http://zotero.org/users/10851648/items/NP4IV6G2"],"itemData":{"id":16415,"type":"article-journal","container-title":"PLoS ONE","license":"All rights reserved","page":"e28821","title":"Response of a bat specialist to the loss of a critical resource","volume":"6","author":[{"family":"Chaverri","given":"G"},{"family":"Kunz","given":"T H"}],"issued":{"date-parts":[["2011"]]}}},{"id":16739,"uris":["http://zotero.org/users/10851648/items/SYANJECI"],"itemData":{"id":16739,"type":"article-journal","container-title":"Journal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lang w:val="en-US"/>
        </w:rPr>
        <w:fldChar w:fldCharType="separate"/>
      </w:r>
      <w:r w:rsidRPr="00A902C7">
        <w:rPr>
          <w:lang w:val="en-US"/>
        </w:rPr>
        <w:t>(</w:t>
      </w:r>
      <w:r w:rsidRPr="00A902C7">
        <w:rPr>
          <w:i/>
          <w:iCs/>
          <w:lang w:val="en-US"/>
        </w:rPr>
        <w:t>25</w:t>
      </w:r>
      <w:r w:rsidRPr="00A902C7">
        <w:rPr>
          <w:lang w:val="en-US"/>
        </w:rPr>
        <w:t xml:space="preserve">, </w:t>
      </w:r>
      <w:r w:rsidRPr="00A902C7">
        <w:rPr>
          <w:i/>
          <w:iCs/>
          <w:lang w:val="en-US"/>
        </w:rPr>
        <w:t>52</w:t>
      </w:r>
      <w:r w:rsidRPr="00A902C7">
        <w:rPr>
          <w:lang w:val="en-US"/>
        </w:rPr>
        <w:t>)</w:t>
      </w:r>
      <w:r>
        <w:rPr>
          <w:lang w:val="en-US"/>
        </w:rPr>
        <w:fldChar w:fldCharType="end"/>
      </w:r>
      <w:r>
        <w:rPr>
          <w:lang w:val="en-US"/>
        </w:rPr>
        <w:t xml:space="preserve">. When bats were found, we captured all group members and placed them inside a cloth holding bag. All individuals older than 2 months were marked with transponders (Mini HPT8 Transponder; Biomark Inc., ID, U.S.A.) and scanned using Biomark's HPR Lite reader to individually identify them. Transponders were injected subcutaneously </w:t>
      </w:r>
      <w:proofErr w:type="gramStart"/>
      <w:r>
        <w:rPr>
          <w:lang w:val="en-US"/>
        </w:rPr>
        <w:t>in</w:t>
      </w:r>
      <w:proofErr w:type="gramEnd"/>
      <w:r>
        <w:rPr>
          <w:lang w:val="en-US"/>
        </w:rPr>
        <w:t xml:space="preserve"> the mid-dorsal area after cleaning the needle, the transponder and the injection area and its surroundings with an antiseptic (Chlorhexidine Gluconate). Groups were brought to the field station to conduct experiments. After experiments, we provided water and mealworm larvae to all individuals. Bats were returned to their capture sites by gently placing them in their original </w:t>
      </w:r>
      <w:proofErr w:type="gramStart"/>
      <w:r>
        <w:rPr>
          <w:lang w:val="en-US"/>
        </w:rPr>
        <w:t>roost</w:t>
      </w:r>
      <w:proofErr w:type="gramEnd"/>
      <w:r>
        <w:rPr>
          <w:lang w:val="en-US"/>
        </w:rPr>
        <w:t>.</w:t>
      </w:r>
    </w:p>
    <w:p w14:paraId="7906E275" w14:textId="77777777" w:rsidR="00A902C7" w:rsidRDefault="00A902C7" w:rsidP="00A902C7">
      <w:pPr>
        <w:spacing w:before="240" w:after="240"/>
        <w:rPr>
          <w:b/>
          <w:bCs/>
          <w:sz w:val="26"/>
          <w:szCs w:val="26"/>
          <w:lang w:val="en-US"/>
        </w:rPr>
      </w:pPr>
      <w:r>
        <w:rPr>
          <w:b/>
          <w:bCs/>
          <w:sz w:val="26"/>
          <w:szCs w:val="26"/>
          <w:lang w:val="en-US"/>
        </w:rPr>
        <w:t>Experiments</w:t>
      </w:r>
    </w:p>
    <w:p w14:paraId="182AA029" w14:textId="3F55453A" w:rsidR="00A902C7" w:rsidRDefault="00A902C7" w:rsidP="00A902C7">
      <w:pPr>
        <w:spacing w:before="240" w:after="240"/>
        <w:rPr>
          <w:lang w:val="en-US"/>
        </w:rPr>
      </w:pPr>
      <w:r>
        <w:rPr>
          <w:lang w:val="en-US"/>
        </w:rPr>
        <w:lastRenderedPageBreak/>
        <w:t xml:space="preserve">All experiments were conducted in a flight cage (9 x 4 x 3 m; double white cloth) during the daytime as the behavior under study, the coordination of flight among all group members to locate roost sites, has only been observed during this time, not at night </w:t>
      </w:r>
      <w:r>
        <w:rPr>
          <w:lang w:val="en-US"/>
        </w:rPr>
        <w:fldChar w:fldCharType="begin"/>
      </w:r>
      <w:r>
        <w:rPr>
          <w:lang w:val="en-US"/>
        </w:rPr>
        <w:instrText xml:space="preserve"> ADDIN ZOTERO_ITEM CSL_CITATION {"citationID":"UGBHqKjS","properties":{"formattedCitation":"({\\i{}38}, {\\i{}53})","plainCitation":"(38, 53)","noteIndex":0},"citationItems":[{"id":4125,"uris":["http://zotero.org/users/10851648/items/4BRN4S35"],"itemData":{"id":4125,"type":"article-journal","container-title":"Animal Behaviour","DOI":"10.1016/j.anbehav.2015.07.014","ISSN":"00033472","note":"publisher: Elsevier Ltd","page":"81-89","title":"Behavioural strategies associated with using an ephemeral roosting resource in Spix's disc-winged bat","volume":"108","author":[{"family":"Montero","given":"B.Karina"},{"family":"Gillam","given":"Erin H."}],"issued":{"date-parts":[["2015"]]}}},{"id":16847,"uris":["http://zotero.org/users/10851648/items/2JYQ7C2T"],"itemData":{"id":16847,"type":"article-journal","abstract":"Social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lang w:val="en-US"/>
        </w:rPr>
        <w:fldChar w:fldCharType="separate"/>
      </w:r>
      <w:r w:rsidRPr="00A902C7">
        <w:rPr>
          <w:lang w:val="en-US"/>
        </w:rPr>
        <w:t>(</w:t>
      </w:r>
      <w:r w:rsidRPr="00A902C7">
        <w:rPr>
          <w:i/>
          <w:iCs/>
          <w:lang w:val="en-US"/>
        </w:rPr>
        <w:t>38</w:t>
      </w:r>
      <w:r w:rsidRPr="00A902C7">
        <w:rPr>
          <w:lang w:val="en-US"/>
        </w:rPr>
        <w:t xml:space="preserve">, </w:t>
      </w:r>
      <w:r w:rsidRPr="00A902C7">
        <w:rPr>
          <w:i/>
          <w:iCs/>
          <w:lang w:val="en-US"/>
        </w:rPr>
        <w:t>53</w:t>
      </w:r>
      <w:r w:rsidRPr="00A902C7">
        <w:rPr>
          <w:lang w:val="en-US"/>
        </w:rPr>
        <w:t>)</w:t>
      </w:r>
      <w:r>
        <w:rPr>
          <w:lang w:val="en-US"/>
        </w:rPr>
        <w:fldChar w:fldCharType="end"/>
      </w:r>
      <w:r>
        <w:rPr>
          <w:lang w:val="en-US"/>
        </w:rPr>
        <w:t xml:space="preserve">. </w:t>
      </w:r>
    </w:p>
    <w:p w14:paraId="364F0FE6" w14:textId="77777777" w:rsidR="00A902C7" w:rsidRDefault="00A902C7" w:rsidP="00A902C7">
      <w:pPr>
        <w:spacing w:before="240" w:after="240"/>
        <w:rPr>
          <w:lang w:val="en-US"/>
        </w:rPr>
      </w:pPr>
      <w:r>
        <w:rPr>
          <w:b/>
          <w:bCs/>
          <w:sz w:val="24"/>
          <w:szCs w:val="24"/>
          <w:lang w:val="en-US"/>
        </w:rPr>
        <w:t>Group flight coordination</w:t>
      </w:r>
      <w:r>
        <w:rPr>
          <w:lang w:val="en-US"/>
        </w:rPr>
        <w:t xml:space="preserve"> </w:t>
      </w:r>
    </w:p>
    <w:p w14:paraId="1221BD94" w14:textId="77777777" w:rsidR="00A902C7" w:rsidRDefault="00A902C7" w:rsidP="00A902C7">
      <w:pPr>
        <w:rPr>
          <w:i/>
          <w:iCs/>
          <w:lang w:val="en-US"/>
        </w:rPr>
      </w:pPr>
      <w:r>
        <w:rPr>
          <w:i/>
          <w:iCs/>
          <w:lang w:val="en-US"/>
        </w:rPr>
        <w:t xml:space="preserve">Experimental design </w:t>
      </w:r>
    </w:p>
    <w:p w14:paraId="33729422" w14:textId="77777777" w:rsidR="00A902C7" w:rsidRDefault="00A902C7" w:rsidP="00A902C7">
      <w:pPr>
        <w:rPr>
          <w:i/>
          <w:iCs/>
          <w:lang w:val="en-US"/>
        </w:rPr>
      </w:pPr>
    </w:p>
    <w:p w14:paraId="4DA9AD20" w14:textId="0D1528FC" w:rsidR="00A902C7" w:rsidRDefault="00A902C7" w:rsidP="00A902C7">
      <w:pPr>
        <w:rPr>
          <w:lang w:val="en-US"/>
        </w:rPr>
      </w:pPr>
      <w:r>
        <w:rPr>
          <w:lang w:val="en-US"/>
        </w:rPr>
        <w:t xml:space="preserve">We released all members of a </w:t>
      </w:r>
      <w:r>
        <w:rPr>
          <w:i/>
          <w:iCs/>
          <w:lang w:val="en-US"/>
        </w:rPr>
        <w:t>natural</w:t>
      </w:r>
      <w:r>
        <w:rPr>
          <w:lang w:val="en-US"/>
        </w:rPr>
        <w:t xml:space="preserve"> group (bats captured while sharing the same </w:t>
      </w:r>
      <w:proofErr w:type="gramStart"/>
      <w:r>
        <w:rPr>
          <w:lang w:val="en-US"/>
        </w:rPr>
        <w:t>roost</w:t>
      </w:r>
      <w:proofErr w:type="gramEnd"/>
      <w:r>
        <w:rPr>
          <w:lang w:val="en-US"/>
        </w:rPr>
        <w:t xml:space="preserve">) inside a large flight cage (9 x 4 x 3 m) and allowed them to fly freely for 5 min. Flight experiments were also conducted for </w:t>
      </w:r>
      <w:r>
        <w:rPr>
          <w:i/>
          <w:iCs/>
          <w:lang w:val="en-US"/>
        </w:rPr>
        <w:t>artificial</w:t>
      </w:r>
      <w:r>
        <w:rPr>
          <w:lang w:val="en-US"/>
        </w:rPr>
        <w:t xml:space="preserve"> groups that were created by combining bats from all natural groups captured </w:t>
      </w:r>
      <w:proofErr w:type="gramStart"/>
      <w:r>
        <w:rPr>
          <w:lang w:val="en-US"/>
        </w:rPr>
        <w:t>in a given</w:t>
      </w:r>
      <w:proofErr w:type="gramEnd"/>
      <w:r>
        <w:rPr>
          <w:lang w:val="en-US"/>
        </w:rPr>
        <w:t xml:space="preserve"> day. To identify and differentiate between individuals in each experiment, we used nontoxic colored fluorescent powders (MagruderColor Company), which were applied to the dorsal and ventral areas of each bat. The creation of new (artificial) groups was done with a custom programmatic routine that maximized the number of individuals involved in the experiment while enforcing the following conditions: 1) group size of 2-5 individuals, 2) all individuals in a group must come from different natural groups, 3) no color must be repeated in a group, 4) sex ratio as close as possible to 50:50 </w:t>
      </w:r>
      <w:r>
        <w:rPr>
          <w:lang w:val="en-US"/>
        </w:rPr>
        <w:fldChar w:fldCharType="begin"/>
      </w:r>
      <w:r>
        <w:rPr>
          <w:lang w:val="en-US"/>
        </w:rPr>
        <w:instrText xml:space="preserve"> ADDIN ZOTERO_ITEM CSL_CITATION {"citationID":"1we7rcIp","properties":{"formattedCitation":"({\\i{}23})","plainCitation":"(23)","noteIndex":0},"citationItems":[{"id":16416,"uris":["http://zotero.org/users/10851648/items/7PRV7DX5"],"itemData":{"id":16416,"type":"article-journal","abstract":"Spix's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B"}],"issued":{"date-parts":[["2004"]]}}}],"schema":"https://github.com/citation-style-language/schema/raw/master/csl-citation.json"} </w:instrText>
      </w:r>
      <w:r>
        <w:rPr>
          <w:lang w:val="en-US"/>
        </w:rPr>
        <w:fldChar w:fldCharType="separate"/>
      </w:r>
      <w:r w:rsidRPr="00A902C7">
        <w:rPr>
          <w:lang w:val="en-US"/>
        </w:rPr>
        <w:t>(</w:t>
      </w:r>
      <w:r w:rsidRPr="00A902C7">
        <w:rPr>
          <w:i/>
          <w:iCs/>
          <w:lang w:val="en-US"/>
        </w:rPr>
        <w:t>23</w:t>
      </w:r>
      <w:r w:rsidRPr="00A902C7">
        <w:rPr>
          <w:lang w:val="en-US"/>
        </w:rPr>
        <w:t>)</w:t>
      </w:r>
      <w:r>
        <w:rPr>
          <w:lang w:val="en-US"/>
        </w:rPr>
        <w:fldChar w:fldCharType="end"/>
      </w:r>
      <w:r>
        <w:rPr>
          <w:lang w:val="en-US"/>
        </w:rPr>
        <w:t xml:space="preserve">, 5) individuals are only used in a single artificial group. </w:t>
      </w:r>
    </w:p>
    <w:p w14:paraId="01637720" w14:textId="77777777" w:rsidR="00A902C7" w:rsidRDefault="00A902C7" w:rsidP="00A902C7">
      <w:pPr>
        <w:rPr>
          <w:lang w:val="en-US"/>
        </w:rPr>
      </w:pPr>
    </w:p>
    <w:p w14:paraId="5FDDB993" w14:textId="54870457" w:rsidR="00A902C7" w:rsidRDefault="00A902C7" w:rsidP="00A902C7">
      <w:pPr>
        <w:rPr>
          <w:lang w:val="en-US"/>
        </w:rPr>
      </w:pPr>
      <w:r>
        <w:rPr>
          <w:lang w:val="en-US"/>
        </w:rPr>
        <w:t xml:space="preserve">We videotaped group flight experiments using an array of </w:t>
      </w:r>
      <w:del w:id="6" w:author="Gloriana Chaverri" w:date="2026-02-17T14:52:00Z" w16du:dateUtc="2026-02-17T20:52:00Z">
        <w:r w:rsidDel="00CB1E8A">
          <w:rPr>
            <w:lang w:val="en-US"/>
          </w:rPr>
          <w:delText xml:space="preserve">four </w:delText>
        </w:r>
      </w:del>
      <w:ins w:id="7" w:author="Gloriana Chaverri" w:date="2026-02-17T14:52:00Z" w16du:dateUtc="2026-02-17T20:52:00Z">
        <w:r>
          <w:rPr>
            <w:lang w:val="en-US"/>
          </w:rPr>
          <w:t xml:space="preserve">three </w:t>
        </w:r>
      </w:ins>
      <w:r>
        <w:rPr>
          <w:lang w:val="en-US"/>
        </w:rPr>
        <w:t xml:space="preserve">GoPro cameras (7 Hero) positioned at the margin of the cage interior. </w:t>
      </w:r>
      <w:ins w:id="8" w:author="Gloriana Chaverri" w:date="2026-02-17T14:59:00Z" w16du:dateUtc="2026-02-17T20:59:00Z">
        <w:r>
          <w:rPr>
            <w:lang w:val="en-US"/>
          </w:rPr>
          <w:t xml:space="preserve">Videos from the three cameras were synchronized with the </w:t>
        </w:r>
        <w:r w:rsidRPr="00CB1E8A">
          <w:rPr>
            <w:lang w:val="en-US"/>
          </w:rPr>
          <w:t>open-source 3</w:t>
        </w:r>
        <w:r>
          <w:rPr>
            <w:lang w:val="en-US"/>
          </w:rPr>
          <w:t>-</w:t>
        </w:r>
        <w:r w:rsidRPr="00CB1E8A">
          <w:rPr>
            <w:lang w:val="en-US"/>
          </w:rPr>
          <w:t xml:space="preserve">D computer graphics software </w:t>
        </w:r>
        <w:r w:rsidRPr="008C1A0B">
          <w:rPr>
            <w:i/>
            <w:iCs/>
            <w:lang w:val="en-US"/>
          </w:rPr>
          <w:t>Blender</w:t>
        </w:r>
        <w:r>
          <w:rPr>
            <w:lang w:val="en-US"/>
          </w:rPr>
          <w:t xml:space="preserve">. </w:t>
        </w:r>
      </w:ins>
      <w:r>
        <w:rPr>
          <w:lang w:val="en-US"/>
        </w:rPr>
        <w:t xml:space="preserve">We then analyzed the videos, annotating all frames in 5 s sections in which all individuals were visible and estimated the position in three-dimensional (3-D) space for each individual with the software Argus </w:t>
      </w:r>
      <w:r>
        <w:rPr>
          <w:lang w:val="en-US"/>
        </w:rPr>
        <w:fldChar w:fldCharType="begin"/>
      </w:r>
      <w:r>
        <w:rPr>
          <w:lang w:val="en-US"/>
        </w:rPr>
        <w:instrText xml:space="preserve"> ADDIN ZOTERO_ITEM CSL_CITATION {"citationID":"uhdqKkxW","properties":{"formattedCitation":"({\\i{}54})","plainCitation":"(54)","noteIndex":0},"citationItems":[{"id":23536,"uris":["http://zotero.org/users/10851648/items/T2J59LVH"],"itemData":{"id":23536,"type":"article-journal","abstract":"ABSTRACT\n            Ecological, behavioral and biomechanical studies often need to quantify animal movement and behavior in three dimensions. In laboratory studies, a common tool to accomplish these measurements is the use of multiple, calibrated high-speed cameras. Until very recently, the complexity, weight and cost of such cameras have made their deployment in field situations risky; furthermore, such cameras are not affordable to many researchers. Here, we show how inexpensive, consumer-grade cameras can adequately accomplish these measurements both within the laboratory and in the field. Combined with our methods and open source software, the availability of inexpensive, portable and rugged cameras will open up new areas of biological study by providing precise 3D tracking and quantification of animal and human movement to researchers in a wide variety of field and laboratory contexts.","container-title":"Biology Open","DOI":"10.1242/bio.018713","ISSN":"2046-6390","issue":"9","language":"en","license":"http://creativecommons.org/licenses/by/3.0","page":"1334-1342","source":"DOI.org (Crossref)","title":"3D for the people: multi-camera motion capture in the field with consumer-grade cameras and open source software","title-short":"3D for the people","volume":"5","author":[{"family":"Jackson","given":"Brandon E."},{"family":"Evangelista","given":"Dennis J."},{"family":"Ray","given":"Dylan D."},{"family":"Hedrick","given":"Tyson L."}],"issued":{"date-parts":[["2016",9,15]]}}}],"schema":"https://github.com/citation-style-language/schema/raw/master/csl-citation.json"} </w:instrText>
      </w:r>
      <w:r>
        <w:rPr>
          <w:lang w:val="en-US"/>
        </w:rPr>
        <w:fldChar w:fldCharType="separate"/>
      </w:r>
      <w:r w:rsidRPr="00A902C7">
        <w:rPr>
          <w:lang w:val="en-US"/>
        </w:rPr>
        <w:t>(</w:t>
      </w:r>
      <w:r w:rsidRPr="00A902C7">
        <w:rPr>
          <w:i/>
          <w:iCs/>
          <w:lang w:val="en-US"/>
        </w:rPr>
        <w:t>54</w:t>
      </w:r>
      <w:r w:rsidRPr="00A902C7">
        <w:rPr>
          <w:lang w:val="en-US"/>
        </w:rPr>
        <w:t>)</w:t>
      </w:r>
      <w:r>
        <w:rPr>
          <w:lang w:val="en-US"/>
        </w:rPr>
        <w:fldChar w:fldCharType="end"/>
      </w:r>
      <w:r>
        <w:rPr>
          <w:lang w:val="en-US"/>
        </w:rPr>
        <w:t xml:space="preserve">. The 3-D position data allowed us to reconstruct individual flight trajectories, which were used to compute the pairwise inter-individual Euclidean distances (m) at each time step. In addition, we generated </w:t>
      </w:r>
      <w:r>
        <w:rPr>
          <w:i/>
          <w:iCs/>
          <w:lang w:val="en-US"/>
        </w:rPr>
        <w:t>simulated</w:t>
      </w:r>
      <w:r>
        <w:rPr>
          <w:lang w:val="en-US"/>
        </w:rPr>
        <w:t xml:space="preserve"> group flights by combining the flight trajectories of individuals from different trials representing the expected group flight pattern in the absence of coordination. Individual 3-D flight trajectories were resampled and combined to construct simulated groups using a Monte Carlo resampling procedure. For each simulated group, individual trajectories were randomly selected without replacement from a pool of recorded single-bat trajectories from group flights and assigned to groups of 2-5 individuals, the </w:t>
      </w:r>
      <w:proofErr w:type="gramStart"/>
      <w:r>
        <w:rPr>
          <w:lang w:val="en-US"/>
        </w:rPr>
        <w:t>most commonly observed</w:t>
      </w:r>
      <w:proofErr w:type="gramEnd"/>
      <w:r>
        <w:rPr>
          <w:lang w:val="en-US"/>
        </w:rPr>
        <w:t xml:space="preserve"> group sizes. To ensure temporal alignment among individuals within a simulated group, all trajectories were truncated to the shortest common duration. The aligned trajectories were then combined into a single group-level data set. This procedure was repeated 30 times </w:t>
      </w:r>
      <w:proofErr w:type="gramStart"/>
      <w:r>
        <w:rPr>
          <w:lang w:val="en-US"/>
        </w:rPr>
        <w:t>in order to</w:t>
      </w:r>
      <w:proofErr w:type="gramEnd"/>
      <w:r>
        <w:rPr>
          <w:lang w:val="en-US"/>
        </w:rPr>
        <w:t xml:space="preserve"> generate variation in the individual composition of simulated groups, which allowed us to propagate the uncertainty due to the stochasticity of the randomization procedure into our statistical inference (see below). </w:t>
      </w:r>
    </w:p>
    <w:p w14:paraId="58252A06" w14:textId="77777777" w:rsidR="00A902C7" w:rsidRDefault="00A902C7" w:rsidP="00A902C7">
      <w:pPr>
        <w:rPr>
          <w:lang w:val="en-US"/>
        </w:rPr>
      </w:pPr>
    </w:p>
    <w:p w14:paraId="24CA0385" w14:textId="77777777" w:rsidR="00A902C7" w:rsidRDefault="00A902C7" w:rsidP="00A902C7">
      <w:pPr>
        <w:rPr>
          <w:i/>
          <w:iCs/>
          <w:lang w:val="en-US"/>
        </w:rPr>
      </w:pPr>
      <w:r>
        <w:rPr>
          <w:i/>
          <w:iCs/>
          <w:lang w:val="en-US"/>
        </w:rPr>
        <w:t>Statistical analysis</w:t>
      </w:r>
    </w:p>
    <w:p w14:paraId="74F5C8E6" w14:textId="77777777" w:rsidR="00A902C7" w:rsidRDefault="00A902C7" w:rsidP="00A902C7">
      <w:pPr>
        <w:rPr>
          <w:i/>
          <w:iCs/>
          <w:lang w:val="en-US"/>
        </w:rPr>
      </w:pPr>
    </w:p>
    <w:p w14:paraId="1429199E" w14:textId="77777777" w:rsidR="00A902C7" w:rsidRDefault="00A902C7" w:rsidP="00A902C7">
      <w:pPr>
        <w:spacing w:after="240"/>
        <w:rPr>
          <w:lang w:val="en-US"/>
        </w:rPr>
      </w:pPr>
      <w:r>
        <w:rPr>
          <w:lang w:val="en-US"/>
        </w:rPr>
        <w:t xml:space="preserve">We fitted Bayesian multilevel (mixed effects) regression models to evaluate differences in flight coordination between natural, artificial, and simulated groups. To account for stochasticity in the construction of simulated groups, we generated 30 independent datasets differing in the </w:t>
      </w:r>
      <w:r>
        <w:rPr>
          <w:lang w:val="en-US"/>
        </w:rPr>
        <w:lastRenderedPageBreak/>
        <w:t>composition of simulated group trajectories. For each dataset, the corresponding natural and artificial group data were added, and a regression model was fitted. In all models, the mean pairwise Euclidean distance between individuals from each video frame was used as the response variable, modeled with a Gaussian error distribution. We included group type (natural, artificial, or simulated) and group size as predictors. Group identity was included as a varying intercept effect (e.g., random effect) to account for the non-independence of observations. Because distance measurements were temporally ordered, residual temporal autocorrelation was modeled using an autoregressive moving average correlation structure, with group identity as the grouping variable. This structure accounts for short-term temporal dependence between successive frames during flight. These 30 models were then combined into an averaged single model for statistical inference (explained below).</w:t>
      </w:r>
    </w:p>
    <w:p w14:paraId="07C871D5" w14:textId="77777777" w:rsidR="00A902C7" w:rsidRDefault="00A902C7" w:rsidP="00A902C7">
      <w:pPr>
        <w:rPr>
          <w:b/>
          <w:bCs/>
          <w:sz w:val="24"/>
          <w:szCs w:val="24"/>
          <w:lang w:val="en-US"/>
        </w:rPr>
      </w:pPr>
      <w:r>
        <w:rPr>
          <w:b/>
          <w:bCs/>
          <w:sz w:val="24"/>
          <w:szCs w:val="24"/>
          <w:lang w:val="en-US"/>
        </w:rPr>
        <w:t xml:space="preserve">Roost entry synchrony </w:t>
      </w:r>
    </w:p>
    <w:p w14:paraId="2FC3AB08" w14:textId="77777777" w:rsidR="00A902C7" w:rsidRDefault="00A902C7" w:rsidP="00A902C7">
      <w:pPr>
        <w:rPr>
          <w:b/>
          <w:bCs/>
          <w:lang w:val="en-US"/>
        </w:rPr>
      </w:pPr>
    </w:p>
    <w:p w14:paraId="008523A8" w14:textId="4AC29F3D" w:rsidR="00A902C7" w:rsidRDefault="00A902C7" w:rsidP="00A902C7">
      <w:pPr>
        <w:rPr>
          <w:lang w:val="en-US"/>
        </w:rPr>
      </w:pPr>
      <w:r>
        <w:rPr>
          <w:lang w:val="en-US"/>
        </w:rPr>
        <w:t xml:space="preserve">As bats approach a new </w:t>
      </w:r>
      <w:proofErr w:type="gramStart"/>
      <w:r>
        <w:rPr>
          <w:lang w:val="en-US"/>
        </w:rPr>
        <w:t>roost</w:t>
      </w:r>
      <w:proofErr w:type="gramEnd"/>
      <w:r>
        <w:rPr>
          <w:lang w:val="en-US"/>
        </w:rPr>
        <w:t xml:space="preserve">, they typically </w:t>
      </w:r>
      <w:proofErr w:type="gramStart"/>
      <w:r>
        <w:rPr>
          <w:lang w:val="en-US"/>
        </w:rPr>
        <w:t>enter in</w:t>
      </w:r>
      <w:proofErr w:type="gramEnd"/>
      <w:r>
        <w:rPr>
          <w:lang w:val="en-US"/>
        </w:rPr>
        <w:t xml:space="preserve"> rapid succession. This behavior is also exhibited in captivity as groups have previously been shown to readily enter available roosts under experimental conditions </w:t>
      </w:r>
      <w:r>
        <w:rPr>
          <w:lang w:val="en-US"/>
        </w:rPr>
        <w:fldChar w:fldCharType="begin"/>
      </w:r>
      <w:r>
        <w:rPr>
          <w:lang w:val="en-US"/>
        </w:rPr>
        <w:instrText xml:space="preserve"> ADDIN ZOTERO_ITEM CSL_CITATION {"citationID":"3gjjDQtu","properties":{"formattedCitation":"({\\i{}55}, {\\i{}56})","plainCitation":"(55, 56)","noteIndex":0},"citationItems":[{"id":22056,"uris":["http://zotero.org/users/10851648/items/6V8DE64I"],"itemData":{"id":22056,"type":"article-journal","abstract":"Theoretical work suggests that having many informed individuals within social groups can promote efficient resource location. However, it may also give rise to group fragmentation if members fail to reach consensus on their direction of movement. In this study, we investigate whether the number of informed individuals, exemplified by bats emitting calls from different roosts, influences group cohesion in Spix’s disk-winged bats (\n              Thyroptera tricolor\n              ). Additionally, we explore the role of signal reliability, quantified through signalling rates, in group consensus on where to roost. These bats use contact calls to announce the location of a roost site and recruit conspecifics. The groups they form exhibit high levels of cohesion and consist of both vocal and non-vocal bats, with vocal behaviour being consistent over time. Our findings revealed that an increase in the number of roosts broadcasting calls is strongly associated with the likelihood of groups fragmenting among multiple roosts. Additionally, we found that a majority of group members enter the roost with higher calling rates. This phenomenon can mitigate the risk of group fragmentation, as bats emitting more calls may contribute to greater group consensus on roosting locations, thereby reducing the likelihood of individuals separating and enhancing overall group cohesion. Our results highlight the potential costs of having too many information producers for group coordination, despite their established role in finding critical resources.\n            \n            This article is part of the theme issue ‘The power of sound: unravelling how acoustic communication shapes group dynamics’.","container-title":"Philosophical Transactions of the Royal Society B: Biological Sciences","DOI":"10.1098/rstb.2023.0187","ISSN":"0962-8436, 1471-2970","issue":"1905","journalAbbreviation":"Phil. Trans. R. Soc. B","language":"en","page":"20230187","source":"DOI.org (Crossref)","title":"Group vocal composition and decision-making during roost finding in Spix’s disk-winged bats","volume":"379","author":[{"family":"Sagot","given":"Maria"},{"family":"Rose","given":"Nicole"},{"family":"Chaverri","given":"Gloriana"}],"issued":{"date-parts":[["2024",7,8]]}}},{"id":9454,"uris":["http://zotero.org/users/10851648/items/SQ22G9F2"],"itemData":{"id":9454,"type":"article-journal","container-title":"Animal Behaviour","page":"157-164","title":"The importance of group vocal behaviour in roost finding","volume":"142","author":[{"family":"Sagot","given":"M."},{"family":"Schöner","given":"C.R."},{"family":"Jago","given":"A.J."},{"family":"Razik","given":"I."},{"family":"Chaverri","given":"G."}],"issued":{"date-parts":[["2018"]]}}}],"schema":"https://github.com/citation-style-language/schema/raw/master/csl-citation.json"} </w:instrText>
      </w:r>
      <w:r>
        <w:rPr>
          <w:lang w:val="en-US"/>
        </w:rPr>
        <w:fldChar w:fldCharType="separate"/>
      </w:r>
      <w:r w:rsidRPr="00A902C7">
        <w:t>(</w:t>
      </w:r>
      <w:r w:rsidRPr="00A902C7">
        <w:rPr>
          <w:i/>
          <w:iCs/>
        </w:rPr>
        <w:t>55</w:t>
      </w:r>
      <w:r w:rsidRPr="00A902C7">
        <w:t xml:space="preserve">, </w:t>
      </w:r>
      <w:r w:rsidRPr="00A902C7">
        <w:rPr>
          <w:i/>
          <w:iCs/>
        </w:rPr>
        <w:t>56</w:t>
      </w:r>
      <w:r w:rsidRPr="00A902C7">
        <w:t>)</w:t>
      </w:r>
      <w:r>
        <w:rPr>
          <w:lang w:val="en-US"/>
        </w:rPr>
        <w:fldChar w:fldCharType="end"/>
      </w:r>
      <w:r>
        <w:rPr>
          <w:lang w:val="en-US"/>
        </w:rPr>
        <w:t xml:space="preserve">. To evaluate group coordination and the effect of familiarity in this behavior we conducted roost entry experiments in flight cages, placing a furled </w:t>
      </w:r>
      <w:r>
        <w:rPr>
          <w:i/>
          <w:iCs/>
          <w:lang w:val="en-US"/>
        </w:rPr>
        <w:t>Calathea lutea</w:t>
      </w:r>
      <w:r>
        <w:rPr>
          <w:lang w:val="en-US"/>
        </w:rPr>
        <w:t xml:space="preserve"> leaf at a random position. Bats were allowed to fly freely until they entered the </w:t>
      </w:r>
      <w:proofErr w:type="gramStart"/>
      <w:r>
        <w:rPr>
          <w:lang w:val="en-US"/>
        </w:rPr>
        <w:t>roost</w:t>
      </w:r>
      <w:proofErr w:type="gramEnd"/>
      <w:r>
        <w:rPr>
          <w:lang w:val="en-US"/>
        </w:rPr>
        <w:t xml:space="preserve"> or until the trial reached a 5-minute limit; trials that reached this maximum were excluded from analysis. All roost entry trials were video recorded with a GoPro camera (7 Hero) positioned approximately 4 m from the roost. Videos were manually annotated to register the time at which </w:t>
      </w:r>
      <w:proofErr w:type="gramStart"/>
      <w:r>
        <w:rPr>
          <w:lang w:val="en-US"/>
        </w:rPr>
        <w:t>each individual</w:t>
      </w:r>
      <w:proofErr w:type="gramEnd"/>
      <w:r>
        <w:rPr>
          <w:lang w:val="en-US"/>
        </w:rPr>
        <w:t xml:space="preserve"> entered the </w:t>
      </w:r>
      <w:proofErr w:type="gramStart"/>
      <w:r>
        <w:rPr>
          <w:lang w:val="en-US"/>
        </w:rPr>
        <w:t>roost</w:t>
      </w:r>
      <w:proofErr w:type="gramEnd"/>
      <w:r>
        <w:rPr>
          <w:lang w:val="en-US"/>
        </w:rPr>
        <w:t xml:space="preserve">. </w:t>
      </w:r>
    </w:p>
    <w:p w14:paraId="0EB59E07" w14:textId="77777777" w:rsidR="00A902C7" w:rsidRDefault="00A902C7" w:rsidP="00A902C7">
      <w:pPr>
        <w:rPr>
          <w:lang w:val="en-US"/>
        </w:rPr>
      </w:pPr>
    </w:p>
    <w:p w14:paraId="687C3CA5" w14:textId="77777777" w:rsidR="00A902C7" w:rsidRDefault="00A902C7" w:rsidP="00A902C7">
      <w:pPr>
        <w:rPr>
          <w:lang w:val="en-US"/>
        </w:rPr>
      </w:pPr>
      <w:r>
        <w:rPr>
          <w:lang w:val="en-US"/>
        </w:rPr>
        <w:t xml:space="preserve">Experiments were performed on both natural and artificially formed groups to assess the role of familiarity in synchronization. Artificial groups were created using the same procedure as in the flight coordination trials. Furthermore, to establish baseline entry times in the absence of social coordination, we also conducted trials with single individuals from natural groups. These trials were used to generate simulated groups, representing the expected distribution of entry times if individuals entered the </w:t>
      </w:r>
      <w:proofErr w:type="gramStart"/>
      <w:r>
        <w:rPr>
          <w:lang w:val="en-US"/>
        </w:rPr>
        <w:t>roost</w:t>
      </w:r>
      <w:proofErr w:type="gramEnd"/>
      <w:r>
        <w:rPr>
          <w:lang w:val="en-US"/>
        </w:rPr>
        <w:t xml:space="preserve"> independently, i.e., according to their intrinsic latency to enter rather than in response to the behavior of groupmates. </w:t>
      </w:r>
    </w:p>
    <w:p w14:paraId="012F83F0" w14:textId="77777777" w:rsidR="00A902C7" w:rsidRDefault="00A902C7" w:rsidP="00A902C7">
      <w:pPr>
        <w:rPr>
          <w:lang w:val="en-US"/>
        </w:rPr>
      </w:pPr>
    </w:p>
    <w:p w14:paraId="16E53EE5" w14:textId="77777777" w:rsidR="00A902C7" w:rsidRDefault="00A902C7" w:rsidP="00A902C7">
      <w:pPr>
        <w:rPr>
          <w:lang w:val="en-US"/>
        </w:rPr>
      </w:pPr>
      <w:r>
        <w:rPr>
          <w:lang w:val="en-US"/>
        </w:rPr>
        <w:t xml:space="preserve">We used a Monte Carlo resampling procedure to randomly combine the entry times of trials from single individuals </w:t>
      </w:r>
      <w:proofErr w:type="gramStart"/>
      <w:r>
        <w:rPr>
          <w:lang w:val="en-US"/>
        </w:rPr>
        <w:t>in order to</w:t>
      </w:r>
      <w:proofErr w:type="gramEnd"/>
      <w:r>
        <w:rPr>
          <w:lang w:val="en-US"/>
        </w:rPr>
        <w:t xml:space="preserve"> simulate group entries, thereby generating null expectations under the absence of synchronization. For each simulation replicate, individuals were selected without replacement from the pool of recorded single-bat roost entry times and assigned to groups of 2-5 individuals, using a fixed random seed to ensure reproducibility. For each simulated group, roost entry times from the corresponding individual experiments were combined and ordered chronologically to reconstruct a group-level entry sequence. Inter-individual entry time differences were then calculated to quantify temporal coordination during roost entry. Simulated group entries were combined with empirical group roost entry data and used in subsequent statistical analyses. </w:t>
      </w:r>
    </w:p>
    <w:p w14:paraId="73AA8D37" w14:textId="77777777" w:rsidR="00A902C7" w:rsidRDefault="00A902C7" w:rsidP="00A902C7">
      <w:pPr>
        <w:rPr>
          <w:b/>
          <w:bCs/>
          <w:lang w:val="en-US"/>
        </w:rPr>
      </w:pPr>
      <w:r>
        <w:rPr>
          <w:b/>
          <w:bCs/>
          <w:lang w:val="en-US"/>
        </w:rPr>
        <w:tab/>
      </w:r>
    </w:p>
    <w:p w14:paraId="70F85AE5" w14:textId="77777777" w:rsidR="00A902C7" w:rsidRDefault="00A902C7" w:rsidP="00A902C7">
      <w:pPr>
        <w:rPr>
          <w:b/>
          <w:bCs/>
          <w:lang w:val="en-US"/>
        </w:rPr>
      </w:pPr>
      <w:r>
        <w:rPr>
          <w:i/>
          <w:iCs/>
          <w:lang w:val="en-US"/>
        </w:rPr>
        <w:t>Statistical analysis</w:t>
      </w:r>
    </w:p>
    <w:p w14:paraId="02C3F89C" w14:textId="77777777" w:rsidR="00A902C7" w:rsidRDefault="00A902C7" w:rsidP="00A902C7">
      <w:pPr>
        <w:rPr>
          <w:b/>
          <w:bCs/>
          <w:lang w:val="en-US"/>
        </w:rPr>
      </w:pPr>
    </w:p>
    <w:p w14:paraId="33251E10" w14:textId="77777777" w:rsidR="00A902C7" w:rsidRDefault="00A902C7" w:rsidP="00A902C7">
      <w:pPr>
        <w:spacing w:after="240"/>
        <w:rPr>
          <w:lang w:val="en-US"/>
        </w:rPr>
      </w:pPr>
      <w:r>
        <w:rPr>
          <w:lang w:val="en-US"/>
        </w:rPr>
        <w:t xml:space="preserve">We fitted Bayesian multilevel regression models to evaluate differences in roost entry synchronization between natural, artificial, and simulated groups. To account for stochasticity in the construction of simulated groups, we generated 30 independent datasets differing in the composition of simulated groups. For each dataset, the corresponding natural and artificial group data were added, and a regression model was fitted. In all models, the log-transformed inter-individual entry time difference was used as the response variable, modeled with a Gaussian error distribution, and group type (natural, artificial, or simulated) as the predictor. Predictors included group type and group size. Group identity was included as a varying </w:t>
      </w:r>
      <w:proofErr w:type="gramStart"/>
      <w:r>
        <w:rPr>
          <w:lang w:val="en-US"/>
        </w:rPr>
        <w:t>intercept</w:t>
      </w:r>
      <w:proofErr w:type="gramEnd"/>
      <w:r>
        <w:rPr>
          <w:lang w:val="en-US"/>
        </w:rPr>
        <w:t xml:space="preserve"> effect (e.g. random effect) to account for the non-independence of observations. These 30 models were then combined into an averaged single model for statistical inference (explained below).</w:t>
      </w:r>
    </w:p>
    <w:p w14:paraId="31FF17CB" w14:textId="77777777" w:rsidR="00A902C7" w:rsidRDefault="00A902C7" w:rsidP="00A902C7">
      <w:pPr>
        <w:rPr>
          <w:b/>
          <w:bCs/>
          <w:sz w:val="24"/>
          <w:szCs w:val="24"/>
          <w:lang w:val="en-US"/>
        </w:rPr>
      </w:pPr>
      <w:r>
        <w:rPr>
          <w:b/>
          <w:bCs/>
          <w:sz w:val="24"/>
          <w:szCs w:val="24"/>
          <w:lang w:val="en-US"/>
        </w:rPr>
        <w:t>Vocal coordination</w:t>
      </w:r>
      <w:r>
        <w:rPr>
          <w:b/>
          <w:bCs/>
          <w:sz w:val="24"/>
          <w:szCs w:val="24"/>
          <w:lang w:val="en-US"/>
        </w:rPr>
        <w:tab/>
      </w:r>
    </w:p>
    <w:p w14:paraId="22409845" w14:textId="77777777" w:rsidR="00A902C7" w:rsidRDefault="00A902C7" w:rsidP="00A902C7">
      <w:pPr>
        <w:rPr>
          <w:lang w:val="en-US"/>
        </w:rPr>
      </w:pPr>
    </w:p>
    <w:p w14:paraId="231E5A85" w14:textId="2BE17AF3" w:rsidR="00A902C7" w:rsidRDefault="00A902C7" w:rsidP="00A902C7">
      <w:pPr>
        <w:rPr>
          <w:lang w:val="en-US"/>
        </w:rPr>
      </w:pPr>
      <w:r>
        <w:rPr>
          <w:lang w:val="en-US"/>
        </w:rPr>
        <w:t xml:space="preserve">Spix’s disc-winged bats exhibit a dual call communication system in which individuals looking for their group roost broadcast inquiry calls that are replied with response calls from individuals already in the roost </w:t>
      </w:r>
      <w:r>
        <w:rPr>
          <w:lang w:val="en-US"/>
        </w:rPr>
        <w:fldChar w:fldCharType="begin"/>
      </w:r>
      <w:r>
        <w:rPr>
          <w:lang w:val="en-US"/>
        </w:rPr>
        <w:instrText xml:space="preserve"> ADDIN ZOTERO_ITEM CSL_CITATION {"citationID":"1U1PWJP7","properties":{"formattedCitation":"({\\i{}38})","plainCitation":"(38)","noteIndex":0},"citationItems":[{"id":16847,"uris":["http://zotero.org/users/10851648/items/2JYQ7C2T"],"itemData":{"id":16847,"type":"article-journal","abstract":"Social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lang w:val="en-US"/>
        </w:rPr>
        <w:fldChar w:fldCharType="separate"/>
      </w:r>
      <w:r w:rsidRPr="00A902C7">
        <w:rPr>
          <w:lang w:val="en-US"/>
        </w:rPr>
        <w:t>(</w:t>
      </w:r>
      <w:r w:rsidRPr="00A902C7">
        <w:rPr>
          <w:i/>
          <w:iCs/>
          <w:lang w:val="en-US"/>
        </w:rPr>
        <w:t>38</w:t>
      </w:r>
      <w:r w:rsidRPr="00A902C7">
        <w:rPr>
          <w:lang w:val="en-US"/>
        </w:rPr>
        <w:t>)</w:t>
      </w:r>
      <w:r>
        <w:rPr>
          <w:lang w:val="en-US"/>
        </w:rPr>
        <w:fldChar w:fldCharType="end"/>
      </w:r>
      <w:r>
        <w:rPr>
          <w:lang w:val="en-US"/>
        </w:rPr>
        <w:t xml:space="preserve">. We recorded inquiry calls of both natural and artificial groups during flight coordination trials </w:t>
      </w:r>
      <w:proofErr w:type="gramStart"/>
      <w:r>
        <w:rPr>
          <w:lang w:val="en-US"/>
        </w:rPr>
        <w:t>in order to</w:t>
      </w:r>
      <w:proofErr w:type="gramEnd"/>
      <w:r>
        <w:rPr>
          <w:lang w:val="en-US"/>
        </w:rPr>
        <w:t xml:space="preserve"> assess vocal coordination. We also conducted single individual flights for all bats in group flight trials, in which bats flew freely for 5 min and their calls were recorded. These single individual trails were subsequently used for individual identification analyses (see below). Calls were recorded using an array of 4 Omnidirectional Electret Ultrasound Microphones (Knowles FG-O, Avisoft Bioacoustics, Glienike/Nordbahn, Germany) plugged into an Avisoft UltraSoundGate 416H connected to a laptop computer running Avisoft-Recorder software (sampling rate of 500 kHz, 16-bit amplitude resolution). Microphones were evenly spaced across the cage floor to ensure uniform acoustic sampling. Recordings were resampled to a 90 kHz sampling rate (i.e. a Nyquist frequency of 45 kHz) prior to analyses as all recorded calls showed a frequency range below 45 kHz.</w:t>
      </w:r>
    </w:p>
    <w:p w14:paraId="5E8376C8" w14:textId="77777777" w:rsidR="00A902C7" w:rsidRDefault="00A902C7" w:rsidP="00A902C7">
      <w:pPr>
        <w:rPr>
          <w:lang w:val="en-US"/>
        </w:rPr>
      </w:pPr>
    </w:p>
    <w:p w14:paraId="7470C805" w14:textId="029F509B" w:rsidR="00A902C7" w:rsidRDefault="00A902C7" w:rsidP="00A902C7">
      <w:pPr>
        <w:rPr>
          <w:lang w:val="en-US"/>
        </w:rPr>
      </w:pPr>
      <w:r>
        <w:rPr>
          <w:lang w:val="en-US"/>
        </w:rPr>
        <w:t xml:space="preserve">We used a semi-supervised approach to detect the temporal occurrence of inquiry calls in the recordings. Template matching was performed by cross-correlating Mel frequency spectrograms (40 warped spectral bands, 12 cepstra, 512 sample window length, 12-42 kHz bandpass filtered) using the R package ohun (v1.0.5; </w:t>
      </w:r>
      <w:r>
        <w:rPr>
          <w:lang w:val="en-US"/>
        </w:rPr>
        <w:fldChar w:fldCharType="begin"/>
      </w:r>
      <w:r>
        <w:rPr>
          <w:lang w:val="en-US"/>
        </w:rPr>
        <w:instrText xml:space="preserve"> ADDIN ZOTERO_ITEM CSL_CITATION {"citationID":"I5mUETir","properties":{"formattedCitation":"({\\i{}57})","plainCitation":"(57)","noteIndex":0},"citationItems":[{"id":23535,"uris":["http://zotero.org/users/10851648/items/T9M2VT9M"],"itemData":{"id":23535,"type":"article-journal","abstract":"Abstract\n            \n              \n                \n                  Animal acoustic signals are widely used in diverse research areas due to the relative ease with which sounds can be registered across a wide range of taxonomic groups and research settings. However, bioacoustics research can quickly generate large data sets, which might prove challenging to analyse promptly. Although many tools are available for the automated detection of sounds, choosing the right approach can be difficult and only a few tools provide a framework for evaluating detection performance.\n                \n                \n                  \n                    Here, we present\n                    ohun\n                    , an R package intended to facilitate automated sound event detection.\n                    ohun\n                    provides functions to diagnose and optimize detection routines, compare performance among different detection approaches and evaluate the accuracy in inferring the temporal location of events.\n                  \n                \n                \n                  \n                    The package uses reference annotations containing the time position of target sounds in a training data set to evaluate detection routine performance using common signal detection theory indices. This can be done both with routine outputs imported from other software and detections run within the package. The package also provides functions to organize acoustic data sets in a format amenable to detection analyses. In addition,\n                    ohun\n                    includes energy</w:instrText>
      </w:r>
      <w:r>
        <w:rPr>
          <w:rFonts w:ascii="Cambria Math" w:hAnsi="Cambria Math" w:cs="Cambria Math"/>
          <w:lang w:val="en-US"/>
        </w:rPr>
        <w:instrText>‐</w:instrText>
      </w:r>
      <w:r>
        <w:rPr>
          <w:lang w:val="en-US"/>
        </w:rPr>
        <w:instrText>based and template</w:instrText>
      </w:r>
      <w:r>
        <w:rPr>
          <w:rFonts w:ascii="Cambria Math" w:hAnsi="Cambria Math" w:cs="Cambria Math"/>
          <w:lang w:val="en-US"/>
        </w:rPr>
        <w:instrText>‐</w:instrText>
      </w:r>
      <w:r>
        <w:rPr>
          <w:lang w:val="en-US"/>
        </w:rPr>
        <w:instrText>based detection methods, two commonly used automatic approaches in bioacoustics research.\n                  \n                \n                \n                  \n                    We show how\n                    ohun\n                    can be used to automatically detect vocal signals with case studies of adult male zebra finch\n                    Taenopygia gutata\n                    songs and Spix's disc</w:instrText>
      </w:r>
      <w:r>
        <w:rPr>
          <w:rFonts w:ascii="Cambria Math" w:hAnsi="Cambria Math" w:cs="Cambria Math"/>
          <w:lang w:val="en-US"/>
        </w:rPr>
        <w:instrText>‐</w:instrText>
      </w:r>
      <w:r>
        <w:rPr>
          <w:lang w:val="en-US"/>
        </w:rPr>
        <w:instrText>winged bat\n                    Thyroptera tricolor\n                    ultrasonic social calls. We also include examples of how to evaluate the detection performance of ohun and external software. Finally, we provide some general suggestions to improve detection performance.","container-title":"Methods in Ecology and Evolution","DOI":"10.1111/2041-210X.14170","ISSN":"2041-210X, 2041-210X","issue":"9","journalAbbreviation":"Methods Ecol Evol","language":"en","page":"2259-2271","source":"DOI.org (Crossref)","title":"ohun: An R package for diagnosing and optimizing automatic sound event detection","title-short":"ohun","volume":"14","author":[{"family":"Araya</w:instrText>
      </w:r>
      <w:r>
        <w:rPr>
          <w:rFonts w:ascii="Cambria Math" w:hAnsi="Cambria Math" w:cs="Cambria Math"/>
          <w:lang w:val="en-US"/>
        </w:rPr>
        <w:instrText>‐</w:instrText>
      </w:r>
      <w:r>
        <w:rPr>
          <w:lang w:val="en-US"/>
        </w:rPr>
        <w:instrText>Salas","given":"Marcelo"},{"family":"Smith</w:instrText>
      </w:r>
      <w:r>
        <w:rPr>
          <w:rFonts w:ascii="Cambria Math" w:hAnsi="Cambria Math" w:cs="Cambria Math"/>
          <w:lang w:val="en-US"/>
        </w:rPr>
        <w:instrText>‐</w:instrText>
      </w:r>
      <w:r>
        <w:rPr>
          <w:lang w:val="en-US"/>
        </w:rPr>
        <w:instrText>Vidaurre","given":"Grace"},{"family":"Chaverri","given":"Gloriana"},{"family":"Brenes","given":"Juan C."},{"family":"Chirino","given":"Fabiola"},{"family":"Elizondo</w:instrText>
      </w:r>
      <w:r>
        <w:rPr>
          <w:rFonts w:ascii="Cambria Math" w:hAnsi="Cambria Math" w:cs="Cambria Math"/>
          <w:lang w:val="en-US"/>
        </w:rPr>
        <w:instrText>‐</w:instrText>
      </w:r>
      <w:r>
        <w:rPr>
          <w:lang w:val="en-US"/>
        </w:rPr>
        <w:instrText>Calvo","given":"Jorge"},{"family":"Rico</w:instrText>
      </w:r>
      <w:r>
        <w:rPr>
          <w:rFonts w:ascii="Cambria Math" w:hAnsi="Cambria Math" w:cs="Cambria Math"/>
          <w:lang w:val="en-US"/>
        </w:rPr>
        <w:instrText>‐</w:instrText>
      </w:r>
      <w:r>
        <w:rPr>
          <w:lang w:val="en-US"/>
        </w:rPr>
        <w:instrText xml:space="preserve">Guevara","given":"Alejandro"}],"issued":{"date-parts":[["2023",9]]}}}],"schema":"https://github.com/citation-style-language/schema/raw/master/csl-citation.json"} </w:instrText>
      </w:r>
      <w:r>
        <w:rPr>
          <w:lang w:val="en-US"/>
        </w:rPr>
        <w:fldChar w:fldCharType="separate"/>
      </w:r>
      <w:r w:rsidRPr="00A902C7">
        <w:rPr>
          <w:lang w:val="en-US"/>
        </w:rPr>
        <w:t>(</w:t>
      </w:r>
      <w:r w:rsidRPr="00A902C7">
        <w:rPr>
          <w:i/>
          <w:iCs/>
          <w:lang w:val="en-US"/>
        </w:rPr>
        <w:t>57</w:t>
      </w:r>
      <w:r w:rsidRPr="00A902C7">
        <w:rPr>
          <w:lang w:val="en-US"/>
        </w:rPr>
        <w:t>)</w:t>
      </w:r>
      <w:r>
        <w:rPr>
          <w:lang w:val="en-US"/>
        </w:rPr>
        <w:fldChar w:fldCharType="end"/>
      </w:r>
      <w:r>
        <w:rPr>
          <w:lang w:val="en-US"/>
        </w:rPr>
        <w:t>). Briefly, this method estimates the similarity of a sample sound (template) across an entire recording by correlating power values from the corresponding time-frequency matrices entailed by the spectrograms using a sliding window approach. Values exceeding a correlation threshold are classified as detections. Template selection was based on detection performance assessed for a set of five templates representing structural variation in calls, evaluated on a subset of manually annotated recordings. The template yielding the highest F1 score was subsequently used for template matching across the full dataset. This procedure was also used to optimize the correlation threshold (r = 30). All detections were visually inspected and curated by removing erroneous detections and adding missing calls. Start and end times for all detections were then manually adjusted, as the template-matching algorithm estimates call location as a single time point rather than explicit temporal boundaries.</w:t>
      </w:r>
    </w:p>
    <w:p w14:paraId="25B66134" w14:textId="77777777" w:rsidR="00A902C7" w:rsidRDefault="00A902C7" w:rsidP="00A902C7">
      <w:pPr>
        <w:rPr>
          <w:lang w:val="en-US"/>
        </w:rPr>
      </w:pPr>
    </w:p>
    <w:p w14:paraId="60BBC541" w14:textId="77777777" w:rsidR="00A902C7" w:rsidRDefault="00A902C7" w:rsidP="00A902C7">
      <w:pPr>
        <w:rPr>
          <w:i/>
          <w:iCs/>
          <w:lang w:val="en-US"/>
        </w:rPr>
      </w:pPr>
      <w:r>
        <w:rPr>
          <w:i/>
          <w:iCs/>
          <w:lang w:val="en-US"/>
        </w:rPr>
        <w:t>Identifying individuals in group flights</w:t>
      </w:r>
    </w:p>
    <w:p w14:paraId="1E8B45C0" w14:textId="77777777" w:rsidR="00A902C7" w:rsidRDefault="00A902C7" w:rsidP="00A902C7">
      <w:pPr>
        <w:rPr>
          <w:i/>
          <w:iCs/>
          <w:lang w:val="en-US"/>
        </w:rPr>
      </w:pPr>
    </w:p>
    <w:p w14:paraId="5FFFA93F" w14:textId="72D9E7F7" w:rsidR="00A902C7" w:rsidRDefault="00A902C7" w:rsidP="00A902C7">
      <w:pPr>
        <w:rPr>
          <w:lang w:val="en-US"/>
        </w:rPr>
      </w:pPr>
      <w:r>
        <w:rPr>
          <w:lang w:val="en-US"/>
        </w:rPr>
        <w:t xml:space="preserve">We built automated classification models to identify the calling individual for each call produced during group flights. Supervised random forest classifiers </w:t>
      </w:r>
      <w:r>
        <w:rPr>
          <w:lang w:val="en-US"/>
        </w:rPr>
        <w:fldChar w:fldCharType="begin"/>
      </w:r>
      <w:r>
        <w:rPr>
          <w:lang w:val="en-US"/>
        </w:rPr>
        <w:instrText xml:space="preserve"> ADDIN ZOTERO_ITEM CSL_CITATION {"citationID":"n11Au7OQ","properties":{"formattedCitation":"({\\i{}58})","plainCitation":"(58)","noteIndex":0},"citationItems":[{"id":17248,"uris":["http://zotero.org/users/10851648/items/CLVYBZ4R"],"itemData":{"id":17248,"type":"article-journal","abstract":"Random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Learning","DOI":"10.1023/A:1010933404324","ISSN":"08856125","issue":"1","note":"PMID: 21816105\narXiv: http://dx.doi.org/10.1023%2FA%3A1010933404324\nCitation Key: Breiman2001a\nISBN: 0885-6125","page":"5-32","title":"Random forests","volume":"45","author":[{"family":"Breiman","given":"Leo"}],"issued":{"date-parts":[["2001"]]}}}],"schema":"https://github.com/citation-style-language/schema/raw/master/csl-citation.json"} </w:instrText>
      </w:r>
      <w:r>
        <w:rPr>
          <w:lang w:val="en-US"/>
        </w:rPr>
        <w:fldChar w:fldCharType="separate"/>
      </w:r>
      <w:r w:rsidRPr="00A902C7">
        <w:rPr>
          <w:lang w:val="en-US"/>
        </w:rPr>
        <w:t>(</w:t>
      </w:r>
      <w:r w:rsidRPr="00A902C7">
        <w:rPr>
          <w:i/>
          <w:iCs/>
          <w:lang w:val="en-US"/>
        </w:rPr>
        <w:t>58</w:t>
      </w:r>
      <w:r w:rsidRPr="00A902C7">
        <w:rPr>
          <w:lang w:val="en-US"/>
        </w:rPr>
        <w:t>)</w:t>
      </w:r>
      <w:r>
        <w:rPr>
          <w:lang w:val="en-US"/>
        </w:rPr>
        <w:fldChar w:fldCharType="end"/>
      </w:r>
      <w:r>
        <w:rPr>
          <w:lang w:val="en-US"/>
        </w:rPr>
        <w:t xml:space="preserve">, implemented in the R package ranger </w:t>
      </w:r>
      <w:r>
        <w:rPr>
          <w:lang w:val="en-US"/>
        </w:rPr>
        <w:fldChar w:fldCharType="begin"/>
      </w:r>
      <w:r>
        <w:rPr>
          <w:lang w:val="en-US"/>
        </w:rPr>
        <w:instrText xml:space="preserve"> ADDIN ZOTERO_ITEM CSL_CITATION {"citationID":"DQlqTVsx","properties":{"formattedCitation":"({\\i{}59})","plainCitation":"(59)","noteIndex":0},"citationItems":[{"id":17265,"uris":["http://zotero.org/users/10851648/items/IYKKKIJU"],"itemData":{"id":17265,"type":"article-journal","container-title":"Journal of Statistical Software","DOI":"10.18637/jss.v077.i01","ISSN":"1548-7660","issue":"1","title":"ranger : A Fast Implementation of Random Forests for High Dimensional Data in C++ and R","URL":"http://www.jstatsoft.org/v77/i01/","volume":"77","author":[{"family":"Wright","given":"Marvin N."},{"family":"Ziegler","given":"Andreas"}],"issued":{"date-parts":[["2017"]]}}}],"schema":"https://github.com/citation-style-language/schema/raw/master/csl-citation.json"} </w:instrText>
      </w:r>
      <w:r>
        <w:rPr>
          <w:lang w:val="en-US"/>
        </w:rPr>
        <w:fldChar w:fldCharType="separate"/>
      </w:r>
      <w:r w:rsidRPr="00A902C7">
        <w:rPr>
          <w:lang w:val="en-US"/>
        </w:rPr>
        <w:t>(</w:t>
      </w:r>
      <w:r w:rsidRPr="00A902C7">
        <w:rPr>
          <w:i/>
          <w:iCs/>
          <w:lang w:val="en-US"/>
        </w:rPr>
        <w:t>59</w:t>
      </w:r>
      <w:r w:rsidRPr="00A902C7">
        <w:rPr>
          <w:lang w:val="en-US"/>
        </w:rPr>
        <w:t>)</w:t>
      </w:r>
      <w:r>
        <w:rPr>
          <w:lang w:val="en-US"/>
        </w:rPr>
        <w:fldChar w:fldCharType="end"/>
      </w:r>
      <w:r>
        <w:rPr>
          <w:lang w:val="en-US"/>
        </w:rPr>
        <w:t xml:space="preserve">, were trained separately for each subset of individuals within a group flight trial (natural or artificial). Training datasets were generated by combining calls from group members recorded during single-individual trials. Low-quality calls were excluded from the analysis (signal-to-noise ratio &lt; 1 dB). Random forest was preferred over more commonly used alternatives (e.g., discriminant function analysis) because it accommodates non-monotonic relationships, is robust to outliers, and performs well with high-dimensional data </w:t>
      </w:r>
      <w:r>
        <w:rPr>
          <w:lang w:val="en-US"/>
        </w:rPr>
        <w:fldChar w:fldCharType="begin"/>
      </w:r>
      <w:r>
        <w:rPr>
          <w:lang w:val="en-US"/>
        </w:rPr>
        <w:instrText xml:space="preserve"> ADDIN ZOTERO_ITEM CSL_CITATION {"citationID":"IPi0MI6W","properties":{"formattedCitation":"({\\i{}58}, {\\i{}60})","plainCitation":"(58, 60)","noteIndex":0},"citationItems":[{"id":17248,"uris":["http://zotero.org/users/10851648/items/CLVYBZ4R"],"itemData":{"id":17248,"type":"article-journal","abstract":"Random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Learning","DOI":"10.1023/A:1010933404324","ISSN":"08856125","issue":"1","note":"PMID: 21816105\narXiv: http://dx.doi.org/10.1023%2FA%3A1010933404324\nCitation Key: Breiman2001a\nISBN: 0885-6125","page":"5-32","title":"Random forests","volume":"45","author":[{"family":"Breiman","given":"Leo"}],"issued":{"date-parts":[["2001"]]}}},{"id":23534,"uris":["http://zotero.org/users/10851648/items/I4F3IVRX"],"itemData":{"id":23534,"type":"article-journal","container-title":"Animal Behaviour","DOI":"10.1016/j.anbehav.2016.12.005","ISSN":"00033472","journalAbbreviation":"Animal Behaviour","language":"en","page":"203-220","source":"DOI.org (Crossref)","title":"Applications of machine learning in animal behaviour studies","volume":"124","author":[{"family":"Valletta","given":"John Joseph"},{"family":"Torney","given":"Colin"},{"family":"Kings","given":"Michael"},{"family":"Thornton","given":"Alex"},{"family":"Madden","given":"Joah"}],"issued":{"date-parts":[["2017",2]]}}}],"schema":"https://github.com/citation-style-language/schema/raw/master/csl-citation.json"} </w:instrText>
      </w:r>
      <w:r>
        <w:rPr>
          <w:lang w:val="en-US"/>
        </w:rPr>
        <w:fldChar w:fldCharType="separate"/>
      </w:r>
      <w:r w:rsidRPr="00A902C7">
        <w:t>(</w:t>
      </w:r>
      <w:r w:rsidRPr="00A902C7">
        <w:rPr>
          <w:i/>
          <w:iCs/>
        </w:rPr>
        <w:t>58</w:t>
      </w:r>
      <w:r w:rsidRPr="00A902C7">
        <w:t xml:space="preserve">, </w:t>
      </w:r>
      <w:r w:rsidRPr="00A902C7">
        <w:rPr>
          <w:i/>
          <w:iCs/>
        </w:rPr>
        <w:t>60</w:t>
      </w:r>
      <w:r w:rsidRPr="00A902C7">
        <w:t>)</w:t>
      </w:r>
      <w:r>
        <w:rPr>
          <w:lang w:val="en-US"/>
        </w:rPr>
        <w:fldChar w:fldCharType="end"/>
      </w:r>
      <w:r>
        <w:rPr>
          <w:lang w:val="en-US"/>
        </w:rPr>
        <w:t>. Structural variation in calls was quantified using six sets of acoustic features: (i) spectro-temporal power distribution features (13 features), (ii) dominant frequency contour descriptors (8 features), (iii) statistical descriptors of Mel-frequency cepstral coefficients (178 features), (iv) linear-frequency spectrogram cross-correlation (10 features), (v) Mel-frequency spectrogram cross-correlation (10 features), and (vi) dynamic time warping similarity of dominant frequency contours (10 features). The latter three approaches produce similarity matrices, which were reprojected into a ten-dimensional space representing acoustic structure using classical multidimensional scaling. Acoustic analyses were conducted with the R package warbleR (v</w:t>
      </w:r>
      <w:r>
        <w:rPr>
          <w:highlight w:val="white"/>
          <w:lang w:val="en-US"/>
        </w:rPr>
        <w:t xml:space="preserve">1.1.37; </w:t>
      </w:r>
      <w:r>
        <w:rPr>
          <w:highlight w:val="white"/>
          <w:lang w:val="en-US"/>
        </w:rPr>
        <w:fldChar w:fldCharType="begin"/>
      </w:r>
      <w:r>
        <w:rPr>
          <w:highlight w:val="white"/>
          <w:lang w:val="en-US"/>
        </w:rPr>
        <w:instrText xml:space="preserve"> ADDIN ZOTERO_ITEM CSL_CITATION {"citationID":"mFBP9HhD","properties":{"formattedCitation":"({\\i{}61})","plainCitation":"(61)","noteIndex":0},"citationItems":[{"id":16826,"uris":["http://zotero.org/users/10851648/items/LGBGVB8V"],"itemData":{"id":16826,"type":"article-journal","container-title":"Methods in Ecology and Evolution","DOI":"10.1111/2041-210X.12624","ISSN":"2041-210X","issue":"2","page":"184-191","title":"warbleR: an r package to streamline analysis of animal acoustic signals","volume":"8","author":[{"family":"Araya</w:instrText>
      </w:r>
      <w:r>
        <w:rPr>
          <w:rFonts w:ascii="Cambria Math" w:hAnsi="Cambria Math" w:cs="Cambria Math"/>
          <w:highlight w:val="white"/>
          <w:lang w:val="en-US"/>
        </w:rPr>
        <w:instrText>‐</w:instrText>
      </w:r>
      <w:r>
        <w:rPr>
          <w:highlight w:val="white"/>
          <w:lang w:val="en-US"/>
        </w:rPr>
        <w:instrText>Salas","given":"Marcelo"},{"family":"Smith</w:instrText>
      </w:r>
      <w:r>
        <w:rPr>
          <w:rFonts w:ascii="Cambria Math" w:hAnsi="Cambria Math" w:cs="Cambria Math"/>
          <w:highlight w:val="white"/>
          <w:lang w:val="en-US"/>
        </w:rPr>
        <w:instrText>‐</w:instrText>
      </w:r>
      <w:r>
        <w:rPr>
          <w:highlight w:val="white"/>
          <w:lang w:val="en-US"/>
        </w:rPr>
        <w:instrText xml:space="preserve">Vidaurre","given":"Grace"}],"editor":[{"family":"Golding","given":"Nick"}],"issued":{"date-parts":[["2017",2,8]]}}}],"schema":"https://github.com/citation-style-language/schema/raw/master/csl-citation.json"} </w:instrText>
      </w:r>
      <w:r>
        <w:rPr>
          <w:highlight w:val="white"/>
          <w:lang w:val="en-US"/>
        </w:rPr>
        <w:fldChar w:fldCharType="separate"/>
      </w:r>
      <w:r w:rsidRPr="00A902C7">
        <w:rPr>
          <w:lang w:val="en-US"/>
        </w:rPr>
        <w:t>(</w:t>
      </w:r>
      <w:r w:rsidRPr="00A902C7">
        <w:rPr>
          <w:i/>
          <w:iCs/>
          <w:lang w:val="en-US"/>
        </w:rPr>
        <w:t>61</w:t>
      </w:r>
      <w:r w:rsidRPr="00A902C7">
        <w:rPr>
          <w:lang w:val="en-US"/>
        </w:rPr>
        <w:t>)</w:t>
      </w:r>
      <w:r>
        <w:rPr>
          <w:highlight w:val="white"/>
          <w:lang w:val="en-US"/>
        </w:rPr>
        <w:fldChar w:fldCharType="end"/>
      </w:r>
      <w:r>
        <w:rPr>
          <w:highlight w:val="white"/>
          <w:lang w:val="en-US"/>
        </w:rPr>
        <w:t>)</w:t>
      </w:r>
      <w:r>
        <w:rPr>
          <w:lang w:val="en-US"/>
        </w:rPr>
        <w:t xml:space="preserve"> with a hamming window function, 20% window overlap and 300 sample fast Fourier transformation, which resulted in a frequency resolution of 300 Hz and a time resolution of 2.67 ms. </w:t>
      </w:r>
    </w:p>
    <w:p w14:paraId="6E0CAF33" w14:textId="77777777" w:rsidR="00A902C7" w:rsidRDefault="00A902C7" w:rsidP="00A902C7">
      <w:pPr>
        <w:rPr>
          <w:lang w:val="en-US"/>
        </w:rPr>
      </w:pPr>
    </w:p>
    <w:p w14:paraId="77AA2525" w14:textId="77777777" w:rsidR="00A902C7" w:rsidRDefault="00A902C7" w:rsidP="00A902C7">
      <w:pPr>
        <w:rPr>
          <w:lang w:val="en-US"/>
        </w:rPr>
      </w:pPr>
      <w:r>
        <w:rPr>
          <w:lang w:val="en-US"/>
        </w:rPr>
        <w:t xml:space="preserve">We evaluated the classification performance of all possible combinations of individual acoustic feature sets across all models and identified the highest-performing feature set as the combined dataset including all features except dynamic time warping similarity of frequency contours. The selected features were then used to train all classification models. Models were then applied onto the detected calls from group flight recordings to identify calling individuals. To avoid biases arising from unequal numbers of calls per individual, the training data were first balanced by randomly subsampling an equal number of calls from </w:t>
      </w:r>
      <w:proofErr w:type="gramStart"/>
      <w:r>
        <w:rPr>
          <w:lang w:val="en-US"/>
        </w:rPr>
        <w:t>each individual</w:t>
      </w:r>
      <w:proofErr w:type="gramEnd"/>
      <w:r>
        <w:rPr>
          <w:lang w:val="en-US"/>
        </w:rPr>
        <w:t xml:space="preserve">, corresponding to the minimum sample size across individuals. Random forest models were then fitted with individual identity as the response variable and acoustic features as predictors. Models were trained using 1,000 trees, a minimum node size of 1 and 15 variables per split, sampled with replacement. The predicted caller identity was assigned as the individual with the </w:t>
      </w:r>
      <w:proofErr w:type="gramStart"/>
      <w:r>
        <w:rPr>
          <w:lang w:val="en-US"/>
        </w:rPr>
        <w:t>highest class</w:t>
      </w:r>
      <w:proofErr w:type="gramEnd"/>
      <w:r>
        <w:rPr>
          <w:lang w:val="en-US"/>
        </w:rPr>
        <w:t xml:space="preserve"> probability. Model performance was measured using the out-of-bag (OOB) error, an internal cross-validation measure inherent to random forest classifiers. All models were trained using a fixed random seed to ensure reproducibility and the performance of the models were compared against a null expectation generated by permuting individual identity labels. Only models that outperformed the null model were used in further analysis.</w:t>
      </w:r>
    </w:p>
    <w:p w14:paraId="555FF2C1" w14:textId="77777777" w:rsidR="00A902C7" w:rsidRDefault="00A902C7" w:rsidP="00A902C7">
      <w:pPr>
        <w:rPr>
          <w:lang w:val="en-US"/>
        </w:rPr>
      </w:pPr>
    </w:p>
    <w:p w14:paraId="5CF0A8C2" w14:textId="77777777" w:rsidR="00A902C7" w:rsidRDefault="00A902C7" w:rsidP="00A902C7">
      <w:pPr>
        <w:rPr>
          <w:lang w:val="en-US"/>
        </w:rPr>
      </w:pPr>
      <w:r>
        <w:rPr>
          <w:lang w:val="en-US"/>
        </w:rPr>
        <w:t xml:space="preserve">We simulated group calling in the absence of coordination using a Monte Carlo resampling procedure. For each simulation run, entire solitary call sequences were sampled without replacement and assigned to a group. For each simulated group, the inquiry call times from the sampled solitary flights were combined to form a synthetic group calling sequence, thereby </w:t>
      </w:r>
      <w:r>
        <w:rPr>
          <w:lang w:val="en-US"/>
        </w:rPr>
        <w:lastRenderedPageBreak/>
        <w:t xml:space="preserve">preserving the original temporal structure of calls within individuals. This procedure was repeated for each group size, producing a set of simulated group calling datasets in which call timing reflected individual calling patterns but lacked any coordinated temporal structure among individuals. The simulation was repeated for 1000 iterations, using a fixed random seed to ensure reproducibility. For each of the 30 simulated datasets, simulated data </w:t>
      </w:r>
      <w:proofErr w:type="gramStart"/>
      <w:r>
        <w:rPr>
          <w:lang w:val="en-US"/>
        </w:rPr>
        <w:t>were</w:t>
      </w:r>
      <w:proofErr w:type="gramEnd"/>
      <w:r>
        <w:rPr>
          <w:lang w:val="en-US"/>
        </w:rPr>
        <w:t xml:space="preserve"> combined with the corresponding observed data, yielding matched datasets containing both empirical and simulated observations.</w:t>
      </w:r>
    </w:p>
    <w:p w14:paraId="178701BB" w14:textId="77777777" w:rsidR="00A902C7" w:rsidRDefault="00A902C7" w:rsidP="00A902C7">
      <w:pPr>
        <w:rPr>
          <w:lang w:val="en-US"/>
        </w:rPr>
      </w:pPr>
    </w:p>
    <w:p w14:paraId="315A21F3" w14:textId="77777777" w:rsidR="00A902C7" w:rsidRDefault="00A902C7" w:rsidP="00A902C7">
      <w:pPr>
        <w:rPr>
          <w:i/>
          <w:iCs/>
          <w:lang w:val="en-US"/>
        </w:rPr>
      </w:pPr>
      <w:r>
        <w:rPr>
          <w:i/>
          <w:iCs/>
          <w:lang w:val="en-US"/>
        </w:rPr>
        <w:t>Statistical analysis</w:t>
      </w:r>
    </w:p>
    <w:p w14:paraId="69D537E6" w14:textId="77777777" w:rsidR="00A902C7" w:rsidRDefault="00A902C7" w:rsidP="00A902C7">
      <w:pPr>
        <w:rPr>
          <w:i/>
          <w:iCs/>
          <w:lang w:val="en-US"/>
        </w:rPr>
      </w:pPr>
    </w:p>
    <w:p w14:paraId="33CE5D7A" w14:textId="1D1061E0" w:rsidR="00A902C7" w:rsidRDefault="00A902C7" w:rsidP="00A902C7">
      <w:pPr>
        <w:rPr>
          <w:lang w:val="en-US"/>
        </w:rPr>
      </w:pPr>
      <w:r>
        <w:rPr>
          <w:lang w:val="en-US"/>
        </w:rPr>
        <w:t xml:space="preserve">To assess the effect of familiarity on individual vocal behavior during group flights, we fitted a Bayesian multilevel regression model to individual inquiry calling rates using the R package </w:t>
      </w:r>
      <w:r>
        <w:rPr>
          <w:i/>
          <w:iCs/>
          <w:lang w:val="en-US"/>
        </w:rPr>
        <w:t>brms</w:t>
      </w:r>
      <w:r>
        <w:rPr>
          <w:lang w:val="en-US"/>
        </w:rPr>
        <w:t xml:space="preserve"> </w:t>
      </w:r>
      <w:r>
        <w:rPr>
          <w:lang w:val="en-US"/>
        </w:rPr>
        <w:fldChar w:fldCharType="begin"/>
      </w:r>
      <w:r>
        <w:rPr>
          <w:lang w:val="en-US"/>
        </w:rPr>
        <w:instrText xml:space="preserve"> ADDIN ZOTERO_ITEM CSL_CITATION {"citationID":"KneCqh7U","properties":{"formattedCitation":"({\\i{}62})","plainCitation":"(62)","noteIndex":0},"citationItems":[{"id":17207,"uris":["http://zotero.org/users/10851648/items/TS427BZE"],"itemData":{"id":17207,"type":"article-journal","container-title":"Journal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lang w:val="en-US"/>
        </w:rPr>
        <w:fldChar w:fldCharType="separate"/>
      </w:r>
      <w:r w:rsidRPr="00A902C7">
        <w:rPr>
          <w:lang w:val="en-US"/>
        </w:rPr>
        <w:t>(</w:t>
      </w:r>
      <w:r w:rsidRPr="00A902C7">
        <w:rPr>
          <w:i/>
          <w:iCs/>
          <w:lang w:val="en-US"/>
        </w:rPr>
        <w:t>62</w:t>
      </w:r>
      <w:r w:rsidRPr="00A902C7">
        <w:rPr>
          <w:lang w:val="en-US"/>
        </w:rPr>
        <w:t>)</w:t>
      </w:r>
      <w:r>
        <w:rPr>
          <w:lang w:val="en-US"/>
        </w:rPr>
        <w:fldChar w:fldCharType="end"/>
      </w:r>
      <w:r>
        <w:rPr>
          <w:lang w:val="en-US"/>
        </w:rPr>
        <w:t xml:space="preserve">. The number of calls produced by </w:t>
      </w:r>
      <w:proofErr w:type="gramStart"/>
      <w:r>
        <w:rPr>
          <w:lang w:val="en-US"/>
        </w:rPr>
        <w:t>each individual</w:t>
      </w:r>
      <w:proofErr w:type="gramEnd"/>
      <w:r>
        <w:rPr>
          <w:lang w:val="en-US"/>
        </w:rPr>
        <w:t xml:space="preserve"> was modeled </w:t>
      </w:r>
      <w:proofErr w:type="gramStart"/>
      <w:r>
        <w:rPr>
          <w:lang w:val="en-US"/>
        </w:rPr>
        <w:t>as</w:t>
      </w:r>
      <w:proofErr w:type="gramEnd"/>
      <w:r>
        <w:rPr>
          <w:lang w:val="en-US"/>
        </w:rPr>
        <w:t xml:space="preserve"> a rate, with flight duration included as an offset. Call counts were assumed to follow a negative binomial distribution to account for overdispersion. Models included flight type (solitary, natural group, artificial group) and group size as fixed effects. Individual identity was included as a random intercept to account for repeated measures. </w:t>
      </w:r>
    </w:p>
    <w:p w14:paraId="0EE4F2E1" w14:textId="77777777" w:rsidR="00A902C7" w:rsidRDefault="00A902C7" w:rsidP="00A902C7">
      <w:pPr>
        <w:rPr>
          <w:lang w:val="en-US"/>
        </w:rPr>
      </w:pPr>
    </w:p>
    <w:p w14:paraId="00466840" w14:textId="77777777" w:rsidR="00A902C7" w:rsidRDefault="00A902C7" w:rsidP="00A902C7">
      <w:pPr>
        <w:rPr>
          <w:lang w:val="en-US"/>
        </w:rPr>
      </w:pPr>
      <w:r>
        <w:rPr>
          <w:lang w:val="en-US"/>
        </w:rPr>
        <w:t>A similar Bayesian multilevel model was fitted to compare calling rates between solitary and overall group flights. Inquiry call counts were modeled as rates using flight duration as an offset and assumed to follow a negative binomial distribution. Fixed effects included flight type and group size. To account for repeated observations within groups and heterogeneity in group responses, group identity was included as a random effect with varying intercepts and flight-type–specific slopes, allowing the effect of flight type to vary among groups. Random slopes were specified because individual vocal behavior was likely to vary among groups in both baseline levels and responsiveness to flight type.</w:t>
      </w:r>
    </w:p>
    <w:p w14:paraId="281A0FCE" w14:textId="77777777" w:rsidR="00A902C7" w:rsidRDefault="00A902C7" w:rsidP="00A902C7">
      <w:pPr>
        <w:rPr>
          <w:lang w:val="en-US"/>
        </w:rPr>
      </w:pPr>
    </w:p>
    <w:p w14:paraId="0ADD204A" w14:textId="77777777" w:rsidR="00A902C7" w:rsidRDefault="00A902C7" w:rsidP="00A902C7">
      <w:pPr>
        <w:spacing w:after="240"/>
        <w:rPr>
          <w:lang w:val="en-US"/>
        </w:rPr>
      </w:pPr>
      <w:r>
        <w:rPr>
          <w:lang w:val="en-US"/>
        </w:rPr>
        <w:t xml:space="preserve">Additional Bayesian regression models were used to examine differences in call overlap occurrence among natural and artificial groups against those from simulated group flights. Call overlap counts were modeled as rates by including flight duration as a log offset. Simulated groups were specified as the reference level to facilitate direct comparison with empirically observed group flights. Models were fitted using </w:t>
      </w:r>
      <w:proofErr w:type="gramStart"/>
      <w:r>
        <w:rPr>
          <w:lang w:val="en-US"/>
        </w:rPr>
        <w:t>a Poisson</w:t>
      </w:r>
      <w:proofErr w:type="gramEnd"/>
      <w:r>
        <w:rPr>
          <w:lang w:val="en-US"/>
        </w:rPr>
        <w:t xml:space="preserve"> likelihood with a log link. To account for stochasticity in the construction of simulated group calling, we fitted a regression model on each of the 30 simulated datasets. The models were then combined into an averaged single model for statistical inference (explained below). </w:t>
      </w:r>
    </w:p>
    <w:p w14:paraId="602C7F90" w14:textId="77777777" w:rsidR="00A902C7" w:rsidRDefault="00A902C7" w:rsidP="00A902C7">
      <w:pPr>
        <w:rPr>
          <w:b/>
          <w:bCs/>
          <w:lang w:val="en-US"/>
        </w:rPr>
      </w:pPr>
    </w:p>
    <w:p w14:paraId="2626987F" w14:textId="77777777" w:rsidR="00A902C7" w:rsidRDefault="00A902C7" w:rsidP="00A902C7">
      <w:pPr>
        <w:rPr>
          <w:b/>
          <w:bCs/>
          <w:sz w:val="24"/>
          <w:szCs w:val="24"/>
          <w:lang w:val="en-US"/>
        </w:rPr>
      </w:pPr>
      <w:r>
        <w:rPr>
          <w:b/>
          <w:bCs/>
          <w:sz w:val="24"/>
          <w:szCs w:val="24"/>
          <w:lang w:val="en-US"/>
        </w:rPr>
        <w:t>Further details on regression models</w:t>
      </w:r>
    </w:p>
    <w:p w14:paraId="31B50A2B" w14:textId="77777777" w:rsidR="00A902C7" w:rsidRDefault="00A902C7" w:rsidP="00A902C7">
      <w:pPr>
        <w:rPr>
          <w:i/>
          <w:iCs/>
          <w:sz w:val="24"/>
          <w:szCs w:val="24"/>
          <w:lang w:val="en-US"/>
        </w:rPr>
      </w:pPr>
    </w:p>
    <w:p w14:paraId="0953D8C9" w14:textId="77777777" w:rsidR="00A902C7" w:rsidRDefault="00A902C7" w:rsidP="00A902C7">
      <w:pPr>
        <w:rPr>
          <w:i/>
          <w:iCs/>
          <w:sz w:val="24"/>
          <w:szCs w:val="24"/>
          <w:lang w:val="en-US"/>
        </w:rPr>
      </w:pPr>
      <w:r>
        <w:rPr>
          <w:i/>
          <w:iCs/>
          <w:sz w:val="24"/>
          <w:szCs w:val="24"/>
          <w:lang w:val="en-US"/>
        </w:rPr>
        <w:t xml:space="preserve">Model fitting </w:t>
      </w:r>
    </w:p>
    <w:p w14:paraId="70B03D3B" w14:textId="77777777" w:rsidR="00A902C7" w:rsidRDefault="00A902C7" w:rsidP="00A902C7">
      <w:pPr>
        <w:rPr>
          <w:i/>
          <w:iCs/>
          <w:sz w:val="24"/>
          <w:szCs w:val="24"/>
          <w:lang w:val="en-US"/>
        </w:rPr>
      </w:pPr>
    </w:p>
    <w:p w14:paraId="3429F2B3" w14:textId="458568C4" w:rsidR="00A902C7" w:rsidRDefault="00A902C7" w:rsidP="00A902C7">
      <w:pPr>
        <w:rPr>
          <w:lang w:val="en-US"/>
        </w:rPr>
      </w:pPr>
      <w:r>
        <w:rPr>
          <w:lang w:val="en-US"/>
        </w:rPr>
        <w:t xml:space="preserve">Regressions were run in Stan </w:t>
      </w:r>
      <w:r>
        <w:rPr>
          <w:lang w:val="en-US"/>
        </w:rPr>
        <w:fldChar w:fldCharType="begin"/>
      </w:r>
      <w:r>
        <w:rPr>
          <w:lang w:val="en-US"/>
        </w:rPr>
        <w:instrText xml:space="preserve"> ADDIN ZOTERO_ITEM CSL_CITATION {"citationID":"3lajZjll","properties":{"formattedCitation":"({\\i{}63})","plainCitation":"(63)","noteIndex":0},"citationItems":[{"id":17245,"uris":["http://zotero.org/users/10851648/items/5GE5AR3Y"],"itemData":{"id":17245,"type":"book","title":"Stan modeling language users guide and reference manual, version 2.28.0","author":[{"literal":"Stan Development Team"}],"issued":{"date-parts":[["2021"]]}}}],"schema":"https://github.com/citation-style-language/schema/raw/master/csl-citation.json"} </w:instrText>
      </w:r>
      <w:r>
        <w:rPr>
          <w:lang w:val="en-US"/>
        </w:rPr>
        <w:fldChar w:fldCharType="separate"/>
      </w:r>
      <w:r w:rsidRPr="00A902C7">
        <w:rPr>
          <w:lang w:val="en-US"/>
        </w:rPr>
        <w:t>(</w:t>
      </w:r>
      <w:r w:rsidRPr="00A902C7">
        <w:rPr>
          <w:i/>
          <w:iCs/>
          <w:lang w:val="en-US"/>
        </w:rPr>
        <w:t>63</w:t>
      </w:r>
      <w:r w:rsidRPr="00A902C7">
        <w:rPr>
          <w:lang w:val="en-US"/>
        </w:rPr>
        <w:t>)</w:t>
      </w:r>
      <w:r>
        <w:rPr>
          <w:lang w:val="en-US"/>
        </w:rPr>
        <w:fldChar w:fldCharType="end"/>
      </w:r>
      <w:r>
        <w:rPr>
          <w:lang w:val="en-US"/>
        </w:rPr>
        <w:t xml:space="preserve"> through the R package </w:t>
      </w:r>
      <w:r>
        <w:rPr>
          <w:i/>
          <w:iCs/>
          <w:lang w:val="en-US"/>
        </w:rPr>
        <w:t>brms</w:t>
      </w:r>
      <w:r>
        <w:rPr>
          <w:lang w:val="en-US"/>
        </w:rPr>
        <w:t xml:space="preserve"> </w:t>
      </w:r>
      <w:r>
        <w:rPr>
          <w:lang w:val="en-US"/>
        </w:rPr>
        <w:fldChar w:fldCharType="begin"/>
      </w:r>
      <w:r>
        <w:rPr>
          <w:lang w:val="en-US"/>
        </w:rPr>
        <w:instrText xml:space="preserve"> ADDIN ZOTERO_ITEM CSL_CITATION {"citationID":"NKcMeuAh","properties":{"formattedCitation":"({\\i{}62})","plainCitation":"(62)","noteIndex":0},"citationItems":[{"id":17207,"uris":["http://zotero.org/users/10851648/items/TS427BZE"],"itemData":{"id":17207,"type":"article-journal","container-title":"Journal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lang w:val="en-US"/>
        </w:rPr>
        <w:fldChar w:fldCharType="separate"/>
      </w:r>
      <w:r w:rsidRPr="00A902C7">
        <w:rPr>
          <w:lang w:val="en-US"/>
        </w:rPr>
        <w:t>(</w:t>
      </w:r>
      <w:r w:rsidRPr="00A902C7">
        <w:rPr>
          <w:i/>
          <w:iCs/>
          <w:lang w:val="en-US"/>
        </w:rPr>
        <w:t>62</w:t>
      </w:r>
      <w:r w:rsidRPr="00A902C7">
        <w:rPr>
          <w:lang w:val="en-US"/>
        </w:rPr>
        <w:t>)</w:t>
      </w:r>
      <w:r>
        <w:rPr>
          <w:lang w:val="en-US"/>
        </w:rPr>
        <w:fldChar w:fldCharType="end"/>
      </w:r>
      <w:r>
        <w:rPr>
          <w:lang w:val="en-US"/>
        </w:rPr>
        <w:t xml:space="preserve">, using Hamiltonian Monte Carlo with conservative tuning parameters to ensure convergence.  Models were run for 10 000 iterations, using the first half as warm-up. Across all Bayesian models, we used weakly </w:t>
      </w:r>
      <w:r>
        <w:rPr>
          <w:lang w:val="en-US"/>
        </w:rPr>
        <w:lastRenderedPageBreak/>
        <w:t>informative priors chosen to regularize estimation while remaining biologically agnostic. Intercepts were assigned Normal priors centered at zero with moderate scale (</w:t>
      </w:r>
      <w:proofErr w:type="gramStart"/>
      <w:r>
        <w:rPr>
          <w:lang w:val="en-US"/>
        </w:rPr>
        <w:t>Normal(</w:t>
      </w:r>
      <w:proofErr w:type="gramEnd"/>
      <w:r>
        <w:rPr>
          <w:lang w:val="en-US"/>
        </w:rPr>
        <w:t xml:space="preserve">0, 1–1.5)), reflecting plausible baseline rates on the link scale without constraining them tightly. Fixed-effect coefficients were given </w:t>
      </w:r>
      <w:proofErr w:type="gramStart"/>
      <w:r>
        <w:rPr>
          <w:lang w:val="en-US"/>
        </w:rPr>
        <w:t>Normal(</w:t>
      </w:r>
      <w:proofErr w:type="gramEnd"/>
      <w:r>
        <w:rPr>
          <w:lang w:val="en-US"/>
        </w:rPr>
        <w:t>0, 0.5–1) priors to discourage unrealistically large effects while allowing meaningful differences among flight types and group sizes. Variance parameters for group- or individual-level random effects were modeled with Student-</w:t>
      </w:r>
      <w:proofErr w:type="gramStart"/>
      <w:r>
        <w:rPr>
          <w:lang w:val="en-US"/>
        </w:rPr>
        <w:t>t(</w:t>
      </w:r>
      <w:proofErr w:type="gramEnd"/>
      <w:r>
        <w:rPr>
          <w:lang w:val="en-US"/>
        </w:rPr>
        <w:t xml:space="preserve">3, 0, 1) priors, providing robustness to occasional larger variability while shrinking small effects toward zero. Correlations among random effects, where included, were assigned </w:t>
      </w:r>
      <w:proofErr w:type="gramStart"/>
      <w:r>
        <w:rPr>
          <w:lang w:val="en-US"/>
        </w:rPr>
        <w:t>LKJ(</w:t>
      </w:r>
      <w:proofErr w:type="gramEnd"/>
      <w:r>
        <w:rPr>
          <w:lang w:val="en-US"/>
        </w:rPr>
        <w:t xml:space="preserve">2) </w:t>
      </w:r>
      <w:proofErr w:type="gramStart"/>
      <w:r>
        <w:rPr>
          <w:lang w:val="en-US"/>
        </w:rPr>
        <w:t>priors</w:t>
      </w:r>
      <w:proofErr w:type="gramEnd"/>
      <w:r>
        <w:rPr>
          <w:lang w:val="en-US"/>
        </w:rPr>
        <w:t xml:space="preserve"> to mildly favor low to moderate correlations without excluding stronger associations. For count models, overdispersion parameters in negative binomial models were given </w:t>
      </w:r>
      <w:proofErr w:type="gramStart"/>
      <w:r>
        <w:rPr>
          <w:lang w:val="en-US"/>
        </w:rPr>
        <w:t>Exponential(</w:t>
      </w:r>
      <w:proofErr w:type="gramEnd"/>
      <w:r>
        <w:rPr>
          <w:lang w:val="en-US"/>
        </w:rPr>
        <w:t>1) priors, favoring modest overdispersion but allowing heavier tails when supported by the data.</w:t>
      </w:r>
    </w:p>
    <w:p w14:paraId="48509704" w14:textId="77777777" w:rsidR="00A902C7" w:rsidRDefault="00A902C7" w:rsidP="00A902C7">
      <w:pPr>
        <w:rPr>
          <w:lang w:val="en-US"/>
        </w:rPr>
      </w:pPr>
    </w:p>
    <w:p w14:paraId="56BE5410" w14:textId="53B7831E" w:rsidR="00A902C7" w:rsidRDefault="00A902C7" w:rsidP="00A902C7">
      <w:pPr>
        <w:rPr>
          <w:lang w:val="en-US"/>
        </w:rPr>
      </w:pPr>
      <w:r>
        <w:rPr>
          <w:lang w:val="en-US"/>
        </w:rPr>
        <w:t xml:space="preserve">Effect sizes were computed as median posterior estimates and 95% uncertainty intervals (UI) as the highest posterior density interval. When response variables were modeled using a log link (negative binomial or Poisson distributions), effect sizes were converted to multiplicative differences by exponentiating posterior estimates and their uncertainty interval. The bulk and tail effective sample sizes were kept above 1000 per chain for all parameters, ensuring precise estimates, and the number of divergent transitions was kept below 1%, confirming the sampler explored the posterior distribution effectively. We plotted the distribution of posterior estimates for all chains for visual evaluation of model performance. </w:t>
      </w:r>
      <w:proofErr w:type="gramStart"/>
      <w:r>
        <w:rPr>
          <w:lang w:val="en-US"/>
        </w:rPr>
        <w:t>In order to</w:t>
      </w:r>
      <w:proofErr w:type="gramEnd"/>
      <w:r>
        <w:rPr>
          <w:lang w:val="en-US"/>
        </w:rPr>
        <w:t xml:space="preserve"> assess the independence of the posterior samples, we also estimated the potential scale reduction factors for checking model convergence (kept below 1.05 for all parameter estimates). Predictors in which UI did not include zero (or did not include one for those presented as multiplicative differences) were regarded as </w:t>
      </w:r>
      <w:proofErr w:type="gramStart"/>
      <w:r>
        <w:rPr>
          <w:lang w:val="en-US"/>
        </w:rPr>
        <w:t>having an effect on</w:t>
      </w:r>
      <w:proofErr w:type="gramEnd"/>
      <w:r>
        <w:rPr>
          <w:lang w:val="en-US"/>
        </w:rPr>
        <w:t xml:space="preserve"> the response variables. Whenever group size was included as a predictor it was treated as an ordered factor and modeled as a monotonic effect, allowing the response variable to change consistently with increasing group size without assuming linearity </w:t>
      </w:r>
      <w:r>
        <w:rPr>
          <w:lang w:val="en-US"/>
        </w:rPr>
        <w:fldChar w:fldCharType="begin"/>
      </w:r>
      <w:r>
        <w:rPr>
          <w:lang w:val="en-US"/>
        </w:rPr>
        <w:instrText xml:space="preserve"> ADDIN ZOTERO_ITEM CSL_CITATION {"citationID":"wYai9OFd","properties":{"formattedCitation":"({\\i{}64})","plainCitation":"(64)","noteIndex":0},"citationItems":[{"id":23533,"uris":["http://zotero.org/users/10851648/items/4TDIJ282"],"itemData":{"id":23533,"type":"article-journal","abstract":"Ordinal predictors are commonly used in regression models. They are often incorrectly treated as either nominal or metric, thus under</w:instrText>
      </w:r>
      <w:r>
        <w:rPr>
          <w:rFonts w:ascii="Cambria Math" w:hAnsi="Cambria Math" w:cs="Cambria Math"/>
          <w:lang w:val="en-US"/>
        </w:rPr>
        <w:instrText>‐</w:instrText>
      </w:r>
      <w:r>
        <w:rPr>
          <w:lang w:val="en-US"/>
        </w:rPr>
        <w:instrText xml:space="preserve"> or overestimating the information contained. Such practices may lead to worse inference and predictions compared to methods which are specifically designed for this purpose. We propose a new method for modelling ordinal predictors that applies in situations in which it is reasonable to assume their effects to be monotonic. The parameterization of such monotonic effects is realized in terms of a scale parameter\n              b\n              representing the direction and size of the effect and a simplex parameter\n              \n              modelling the normalized differences between categories. This ensures that predictions increase or decrease monotonically, while changes between adjacent categories may vary across categories. This formulation generalizes to interaction terms as well as multilevel structures. Monotonic effects may be applied not only to ordinal predictors, but also to other discrete variables for which a monotonic relationship is plausible. In simulation studies we show that the model is well calibrated and, if there is monotonicity present, exhibits predictive performance similar to or even better than other approaches designed to handle ordinal predictors. Using Stan, we developed a Bayesian estimation method for monotonic effects which allows us to incorporate prior information and to check the assumption of monotonicity. We have implemented this method in the R package\n              brms\n              , so that fitting monotonic effects in a fully Bayesian framework is now straightforward.","container-title":"British Journal of Mathematical and Statistical Psychology","DOI":"10.1111/bmsp.12195","ISSN":"0007-1102, 2044-8317","issue":"3","journalAbbreviation":"Brit J Math &amp; Statis","language":"en","page":"420-451","source":"DOI.org (Crossref)","title":"Modelling monotonic effects of ordinal predictors in Bayesian regression models","volume":"73","author":[{"family":"Bürkner","given":"Paul</w:instrText>
      </w:r>
      <w:r>
        <w:rPr>
          <w:rFonts w:ascii="Cambria Math" w:hAnsi="Cambria Math" w:cs="Cambria Math"/>
          <w:lang w:val="en-US"/>
        </w:rPr>
        <w:instrText>‐</w:instrText>
      </w:r>
      <w:r>
        <w:rPr>
          <w:lang w:val="en-US"/>
        </w:rPr>
        <w:instrText xml:space="preserve">Christian"},{"family":"Charpentier","given":"Emmanuel"}],"issued":{"date-parts":[["2020",11]]}}}],"schema":"https://github.com/citation-style-language/schema/raw/master/csl-citation.json"} </w:instrText>
      </w:r>
      <w:r>
        <w:rPr>
          <w:lang w:val="en-US"/>
        </w:rPr>
        <w:fldChar w:fldCharType="separate"/>
      </w:r>
      <w:r w:rsidRPr="00A902C7">
        <w:rPr>
          <w:lang w:val="en-US"/>
        </w:rPr>
        <w:t>(</w:t>
      </w:r>
      <w:r w:rsidRPr="00A902C7">
        <w:rPr>
          <w:i/>
          <w:iCs/>
          <w:lang w:val="en-US"/>
        </w:rPr>
        <w:t>64</w:t>
      </w:r>
      <w:r w:rsidRPr="00A902C7">
        <w:rPr>
          <w:lang w:val="en-US"/>
        </w:rPr>
        <w:t>)</w:t>
      </w:r>
      <w:r>
        <w:rPr>
          <w:lang w:val="en-US"/>
        </w:rPr>
        <w:fldChar w:fldCharType="end"/>
      </w:r>
      <w:r>
        <w:rPr>
          <w:lang w:val="en-US"/>
        </w:rPr>
        <w:t xml:space="preserve">. Pairwise contrasts among group types were computed directly from the posterior distributions of the fitted model. For each contrast, we report the posterior mean and the 95% UI of the resulting posterior distribution. </w:t>
      </w:r>
    </w:p>
    <w:p w14:paraId="5EABBAF5" w14:textId="77777777" w:rsidR="00A902C7" w:rsidRDefault="00A902C7" w:rsidP="00A902C7">
      <w:pPr>
        <w:rPr>
          <w:lang w:val="en-US"/>
        </w:rPr>
      </w:pPr>
    </w:p>
    <w:p w14:paraId="7D303E57" w14:textId="77777777" w:rsidR="00A902C7" w:rsidRDefault="00A902C7" w:rsidP="00A902C7">
      <w:pPr>
        <w:rPr>
          <w:lang w:val="en-US"/>
        </w:rPr>
      </w:pPr>
    </w:p>
    <w:p w14:paraId="3ED47AAE" w14:textId="04ED2D39" w:rsidR="00A902C7" w:rsidRDefault="00A902C7" w:rsidP="00A902C7">
      <w:pPr>
        <w:rPr>
          <w:lang w:val="en-US"/>
        </w:rPr>
      </w:pPr>
      <w:r>
        <w:rPr>
          <w:lang w:val="en-US"/>
        </w:rPr>
        <w:t xml:space="preserve">We evaluated the predictive performance of all models, measured by the Leave-one-out Information Criterion </w:t>
      </w:r>
      <w:r>
        <w:rPr>
          <w:lang w:val="en-US"/>
        </w:rPr>
        <w:fldChar w:fldCharType="begin"/>
      </w:r>
      <w:r>
        <w:rPr>
          <w:lang w:val="en-US"/>
        </w:rPr>
        <w:instrText xml:space="preserve"> ADDIN ZOTERO_ITEM CSL_CITATION {"citationID":"ambMTHPp","properties":{"formattedCitation":"({\\i{}65})","plainCitation":"(65)","noteIndex":0},"citationItems":[{"id":17247,"uris":["http://zotero.org/users/10851648/items/3ZRR9PF6"],"itemData":{"id":17247,"type":"article-journal","container-title":"Statistics and Computing","DOI":"10.1007/s11222-016-9696-4","ISSN":"0960-3174","issue":"5","page":"1413-1432","title":"Practical Bayesian model evaluation using leave-one-out cross-validation and WAIC","volume":"27","author":[{"family":"Vehtari","given":"Aki"},{"family":"Gelman","given":"Andrew"},{"family":"Gabry","given":"Jonah"}],"issued":{"date-parts":[["2017",9,30]]}}}],"schema":"https://github.com/citation-style-language/schema/raw/master/csl-citation.json"} </w:instrText>
      </w:r>
      <w:r>
        <w:rPr>
          <w:lang w:val="en-US"/>
        </w:rPr>
        <w:fldChar w:fldCharType="separate"/>
      </w:r>
      <w:r w:rsidRPr="00A902C7">
        <w:rPr>
          <w:lang w:val="en-US"/>
        </w:rPr>
        <w:t>(</w:t>
      </w:r>
      <w:r w:rsidRPr="00A902C7">
        <w:rPr>
          <w:i/>
          <w:iCs/>
          <w:lang w:val="en-US"/>
        </w:rPr>
        <w:t>65</w:t>
      </w:r>
      <w:r w:rsidRPr="00A902C7">
        <w:rPr>
          <w:lang w:val="en-US"/>
        </w:rPr>
        <w:t>)</w:t>
      </w:r>
      <w:r>
        <w:rPr>
          <w:lang w:val="en-US"/>
        </w:rPr>
        <w:fldChar w:fldCharType="end"/>
      </w:r>
      <w:r>
        <w:rPr>
          <w:lang w:val="en-US"/>
        </w:rPr>
        <w:t xml:space="preserve"> in the R package </w:t>
      </w:r>
      <w:r>
        <w:rPr>
          <w:i/>
          <w:iCs/>
          <w:lang w:val="en-US"/>
        </w:rPr>
        <w:t>loo</w:t>
      </w:r>
      <w:r>
        <w:rPr>
          <w:lang w:val="en-US"/>
        </w:rPr>
        <w:t xml:space="preserve"> (v2.9.0; </w:t>
      </w:r>
      <w:r>
        <w:rPr>
          <w:lang w:val="en-US"/>
        </w:rPr>
        <w:fldChar w:fldCharType="begin"/>
      </w:r>
      <w:r>
        <w:rPr>
          <w:lang w:val="en-US"/>
        </w:rPr>
        <w:instrText xml:space="preserve"> ADDIN ZOTERO_ITEM CSL_CITATION {"citationID":"ZEPNM9mC","properties":{"formattedCitation":"({\\i{}66})","plainCitation":"(66)","noteIndex":0},"citationItems":[{"id":17244,"uris":["http://zotero.org/users/10851648/items/DDJ83BZH"],"itemData":{"id":17244,"type":"software","genre":"R package","title":"loo: Efficient leave-one-out cross-validation and WAIC for Bayesian models","version":"2.9.0","author":[{"family":"Vehtari","given":"A"},{"family":"Gabry","given":"J"},{"family":"Magnusson","given":"M"},{"family":"Yao","given":"Y"},{"family":"Bürkner","given":"P"},{"family":"Paananen","given":"T"},{"family":"Gelman","given":"A"}],"issued":{"date-parts":[["2025"]]}}}],"schema":"https://github.com/citation-style-language/schema/raw/master/csl-citation.json"} </w:instrText>
      </w:r>
      <w:r>
        <w:rPr>
          <w:lang w:val="en-US"/>
        </w:rPr>
        <w:fldChar w:fldCharType="separate"/>
      </w:r>
      <w:r w:rsidRPr="00A902C7">
        <w:rPr>
          <w:lang w:val="en-US"/>
        </w:rPr>
        <w:t>(</w:t>
      </w:r>
      <w:r w:rsidRPr="00A902C7">
        <w:rPr>
          <w:i/>
          <w:iCs/>
          <w:lang w:val="en-US"/>
        </w:rPr>
        <w:t>66</w:t>
      </w:r>
      <w:r w:rsidRPr="00A902C7">
        <w:rPr>
          <w:lang w:val="en-US"/>
        </w:rPr>
        <w:t>)</w:t>
      </w:r>
      <w:r>
        <w:rPr>
          <w:lang w:val="en-US"/>
        </w:rPr>
        <w:fldChar w:fldCharType="end"/>
      </w:r>
      <w:r>
        <w:rPr>
          <w:lang w:val="en-US"/>
        </w:rPr>
        <w:t xml:space="preserve">), by comparing each model against its corresponding null model (i.e., a model without the group type predictor). Models were compared using the expected log predictive density (ELPD). Only models that outperformed their null model (i.e., their difference was higher than twice the ELPD standard error) were further considered for statistical inference. </w:t>
      </w:r>
    </w:p>
    <w:p w14:paraId="78732E6A" w14:textId="77777777" w:rsidR="00A902C7" w:rsidRDefault="00A902C7" w:rsidP="00A902C7">
      <w:pPr>
        <w:rPr>
          <w:lang w:val="en-US"/>
        </w:rPr>
      </w:pPr>
    </w:p>
    <w:p w14:paraId="75C8841A" w14:textId="7AA4BD1B" w:rsidR="00A902C7" w:rsidRDefault="00A902C7" w:rsidP="00A902C7">
      <w:pPr>
        <w:spacing w:after="240"/>
        <w:rPr>
          <w:lang w:val="en-US"/>
        </w:rPr>
      </w:pPr>
      <w:r>
        <w:rPr>
          <w:lang w:val="en-US"/>
        </w:rPr>
        <w:t xml:space="preserve">Posterior predictive checks </w:t>
      </w:r>
      <w:r>
        <w:rPr>
          <w:lang w:val="en-US"/>
        </w:rPr>
        <w:fldChar w:fldCharType="begin"/>
      </w:r>
      <w:r>
        <w:rPr>
          <w:lang w:val="en-US"/>
        </w:rPr>
        <w:instrText xml:space="preserve"> ADDIN ZOTERO_ITEM CSL_CITATION {"citationID":"9WN9SLhj","properties":{"formattedCitation":"({\\i{}67})","plainCitation":"(67)","noteIndex":0},"citationItems":[{"id":23532,"uris":["http://zotero.org/users/10851648/items/QDNK6BMS"],"itemData":{"id":23532,"type":"book","abstract":"Preface This book is intended to have three roles and to serve three associated audiences: an introductory text on Bayesian inference starting from first principles, a graduate text on effective current approaches to Bayesian modeling and computation in statistics and related fields, and a handbook of Bayesian methods in applied statistics for general users of and researchers in applied statistics. Although introductory in its early sections, the book is definitely not elementary in the sense of a first text in statistics. The mathematics used in our book is basic probability and statistics, elementary calculus, and linear algebra. A review of probability notation is given in Chapter 1 along with a more detailed list of topics assumed to have been studied. The practical orientation of the book means that the reader's previous experience in probability, statistics, and linear algebra should ideally have included strong computational components. To write an introductory text alone would leave many readers with only a taste of the conceptual elements but no guidance for venturing into genuine practical applications, beyond those where Bayesian methods agree essentially with standard non-Bayesian analyses. On the other hand, we feel it would be a mistake to present the advanced methods without first introducing the basic concepts from our data-analytic perspective. Furthermore, due to the nature of applied statistics, a text on current Bayesian methodology would be incomplete without a variety of worked examples drawn from real applications. To avoid cluttering the main narrative, there are bibliographic notes at the end of each chapter and references at the end of the book","collection-title":"Texts in statistical science series","edition":"Third edition","event-place":"Boca Raton London New York","ISBN":"978-1-4398-4095-5","language":"eng","number-of-pages":"667","publisher":"CRC Press, Taylor &amp; Francis Group","publisher-place":"Boca Raton London New York","source":"K10plus ISBN","title":"Bayesian data analysis","author":[{"family":"Gelman","given":"Andrew"},{"family":"Carlin","given":"John B."},{"family":"Stern","given":"Hal S."},{"family":"Dunson","given":"David B."},{"family":"Vehtari","given":"Aki"},{"family":"Rubin","given":"Donald B."}],"issued":{"date-parts":[["2014"]]}}}],"schema":"https://github.com/citation-style-language/schema/raw/master/csl-citation.json"} </w:instrText>
      </w:r>
      <w:r>
        <w:rPr>
          <w:lang w:val="en-US"/>
        </w:rPr>
        <w:fldChar w:fldCharType="separate"/>
      </w:r>
      <w:r w:rsidRPr="00A902C7">
        <w:rPr>
          <w:lang w:val="en-US"/>
        </w:rPr>
        <w:t>(</w:t>
      </w:r>
      <w:r w:rsidRPr="00A902C7">
        <w:rPr>
          <w:i/>
          <w:iCs/>
          <w:lang w:val="en-US"/>
        </w:rPr>
        <w:t>67</w:t>
      </w:r>
      <w:r w:rsidRPr="00A902C7">
        <w:rPr>
          <w:lang w:val="en-US"/>
        </w:rPr>
        <w:t>)</w:t>
      </w:r>
      <w:r>
        <w:rPr>
          <w:lang w:val="en-US"/>
        </w:rPr>
        <w:fldChar w:fldCharType="end"/>
      </w:r>
      <w:r>
        <w:rPr>
          <w:lang w:val="en-US"/>
        </w:rPr>
        <w:t xml:space="preserve"> were used to evaluate model adequacy by comparing observed data to data simulated from the posterior predictive distribution. For each fitted model (or average model fit, see below), multiple replicated datasets were generated by drawing from the posterior (default = 30 draws). Model fit was assessed visually using several complementary diagnostics. First, density overlay plots </w:t>
      </w:r>
      <w:proofErr w:type="gramStart"/>
      <w:r>
        <w:rPr>
          <w:lang w:val="en-US"/>
        </w:rPr>
        <w:t>compared</w:t>
      </w:r>
      <w:proofErr w:type="gramEnd"/>
      <w:r>
        <w:rPr>
          <w:lang w:val="en-US"/>
        </w:rPr>
        <w:t xml:space="preserve"> the distribution of observed responses to those of replicated data, either pooled across all observations or stratified by a grouping factor </w:t>
      </w:r>
      <w:r>
        <w:rPr>
          <w:lang w:val="en-US"/>
        </w:rPr>
        <w:lastRenderedPageBreak/>
        <w:t>when provided. Second, posterior predictive distributions of summary statistics were examined by comparing observed and replicated means, again optionally by group. Third, scatter plots of observed versus posterior‐averaged predictions were used to evaluate overall agreement between empirical and predicted values. Finally, two-dimensional posterior predictive checks were used to assess joint behavior of pairs of summary statistics. All posterior predictive plots were inspected to ensure that the observed data fell within the range of variability expected under the fitted models, indicating adequate model fit.</w:t>
      </w:r>
    </w:p>
    <w:p w14:paraId="2880D35B" w14:textId="77777777" w:rsidR="00A902C7" w:rsidRDefault="00A902C7" w:rsidP="00A902C7">
      <w:pPr>
        <w:spacing w:before="240" w:after="240"/>
        <w:rPr>
          <w:i/>
          <w:iCs/>
          <w:lang w:val="en-US"/>
        </w:rPr>
      </w:pPr>
      <w:r>
        <w:rPr>
          <w:i/>
          <w:iCs/>
          <w:lang w:val="en-US"/>
        </w:rPr>
        <w:t>Model averaging for simulated data</w:t>
      </w:r>
    </w:p>
    <w:p w14:paraId="713911EA" w14:textId="77777777" w:rsidR="00A902C7" w:rsidRDefault="00A902C7" w:rsidP="00A902C7">
      <w:pPr>
        <w:spacing w:before="240" w:after="240"/>
        <w:rPr>
          <w:lang w:val="en-US"/>
        </w:rPr>
      </w:pPr>
      <w:r>
        <w:rPr>
          <w:lang w:val="en-US"/>
        </w:rPr>
        <w:t>Because each simulated dataset represents an equally plausible scenario of simulated group composition, we did not condition inference on a single fitted model. Instead, we combined posterior distributions across all fitted models using LOO-based posterior model averaging. This procedure weighs the posterior contribution of each model by its out-of-sample predictive performance, thereby integrating over uncertainty associated with the stochastic simulation process.</w:t>
      </w:r>
    </w:p>
    <w:p w14:paraId="35711F44" w14:textId="77777777" w:rsidR="00A902C7" w:rsidRDefault="00A902C7" w:rsidP="00A902C7">
      <w:pPr>
        <w:spacing w:before="240" w:after="240"/>
        <w:rPr>
          <w:b/>
          <w:bCs/>
          <w:lang w:val="en-US"/>
        </w:rPr>
      </w:pPr>
      <w:r>
        <w:rPr>
          <w:lang w:val="en-US"/>
        </w:rPr>
        <w:t>The resulting averaged posterior distribution was used to summarize parameter estimates and uncertainty for all fixed effects. This approach yields a single posterior representation that marginalizes over simulation uncertainty. To quantify differences among levels of categorical predictors, we computed posterior contrasts from the averaged posterior distribution, which were summarized using posterior means and UI similar to effect sizes.</w:t>
      </w:r>
    </w:p>
    <w:p w14:paraId="4FC944DA" w14:textId="77777777" w:rsidR="00A902C7" w:rsidRDefault="00A902C7" w:rsidP="00A902C7">
      <w:pPr>
        <w:rPr>
          <w:b/>
          <w:bCs/>
          <w:lang w:val="en-US"/>
        </w:rPr>
      </w:pPr>
    </w:p>
    <w:p w14:paraId="77632E2B" w14:textId="77777777" w:rsidR="00A902C7" w:rsidRDefault="00A902C7" w:rsidP="00A902C7">
      <w:pPr>
        <w:pStyle w:val="Ttulo1"/>
        <w:rPr>
          <w:lang w:val="en-US"/>
        </w:rPr>
      </w:pPr>
      <w:r>
        <w:rPr>
          <w:lang w:val="en-US"/>
        </w:rPr>
        <w:t>Results</w:t>
      </w:r>
    </w:p>
    <w:p w14:paraId="32EF12B2" w14:textId="77777777" w:rsidR="00A902C7" w:rsidRDefault="00A902C7" w:rsidP="00A902C7">
      <w:pPr>
        <w:spacing w:before="240" w:after="240"/>
        <w:rPr>
          <w:lang w:val="en-US"/>
        </w:rPr>
      </w:pPr>
      <w:r>
        <w:rPr>
          <w:b/>
          <w:bCs/>
          <w:sz w:val="24"/>
          <w:szCs w:val="24"/>
          <w:lang w:val="en-US"/>
        </w:rPr>
        <w:t>Group flight coordination</w:t>
      </w:r>
    </w:p>
    <w:p w14:paraId="18ACFFDF" w14:textId="77777777" w:rsidR="00A902C7" w:rsidRDefault="00A902C7" w:rsidP="00A902C7">
      <w:pPr>
        <w:spacing w:before="240" w:after="240"/>
        <w:rPr>
          <w:lang w:val="en-US"/>
        </w:rPr>
      </w:pPr>
      <w:r>
        <w:rPr>
          <w:lang w:val="en-US"/>
        </w:rPr>
        <w:t xml:space="preserve">We assessed whether the pairwise distance between individuals in group flight varied between group types (natural, artificial and simulated). The model including group type and group size as predictors outperformed the corresponding null model (ΔELPD = 22.12, SE = 7.19). Posterior estimates showed that flight coordination differed among group types. Relative to natural groups (intercept estimate = 1.49 m, 95% UI: 1.37–1.61 m), both artificial (β = 0.32 m, 95% UI: 0.19 – 0.46 m) and simulated groups (β = 0.34 m, 95% UI: 0.23 – 0.45 m) exhibited higher distances among individuals. In contrast, pairwise flight distance did not differ credibly between artificial and simulated groups (β = 0.02 m, 95% UI: 0.12 – 0.15 m). Group size was positively associated with inter-individual flight distance (β = 0.08, 95% UI: 0.05–0.12), indicating that spacing between individuals increased with increasing group size. </w:t>
      </w:r>
    </w:p>
    <w:p w14:paraId="3FE0D33F" w14:textId="77777777" w:rsidR="00A902C7" w:rsidRDefault="00A902C7" w:rsidP="00A902C7">
      <w:pPr>
        <w:rPr>
          <w:b/>
          <w:bCs/>
          <w:sz w:val="24"/>
          <w:szCs w:val="24"/>
          <w:lang w:val="en-US"/>
        </w:rPr>
      </w:pPr>
      <w:r>
        <w:rPr>
          <w:b/>
          <w:bCs/>
          <w:sz w:val="24"/>
          <w:szCs w:val="24"/>
          <w:lang w:val="en-US"/>
        </w:rPr>
        <w:t xml:space="preserve">Roost entry synchrony </w:t>
      </w:r>
    </w:p>
    <w:p w14:paraId="2F14EB6F" w14:textId="77777777" w:rsidR="00A902C7" w:rsidRDefault="00A902C7" w:rsidP="00A902C7">
      <w:pPr>
        <w:spacing w:before="240" w:after="240"/>
        <w:rPr>
          <w:lang w:val="en-US"/>
        </w:rPr>
      </w:pPr>
      <w:r>
        <w:rPr>
          <w:lang w:val="en-US"/>
        </w:rPr>
        <w:t xml:space="preserve">Variation in roost entry synchrony was evaluated by comparing the time lapse between successive entries between natural, artificial and simulated groups. The model predicting time </w:t>
      </w:r>
      <w:r>
        <w:rPr>
          <w:lang w:val="en-US"/>
        </w:rPr>
        <w:lastRenderedPageBreak/>
        <w:t>lapses that inluded group type and group size, outperformed its corresponding null model (ΔELPD = 13.85, SE = 4.16). Roost entry intervals were in natural groups were 0.43</w:t>
      </w:r>
      <w:commentRangeStart w:id="9"/>
      <w:r>
        <w:rPr>
          <w:lang w:val="en-US"/>
        </w:rPr>
        <w:t>×</w:t>
      </w:r>
      <w:commentRangeEnd w:id="9"/>
      <w:r>
        <w:rPr>
          <w:rStyle w:val="Refdecomentario"/>
        </w:rPr>
        <w:commentReference w:id="9"/>
      </w:r>
      <w:r>
        <w:rPr>
          <w:lang w:val="en-US"/>
        </w:rPr>
        <w:t xml:space="preserve"> (95% UI: 0.25–0.76x) as long as those in artificial groups and 0.22× (95% UI: 0.12–0.39x) as long as those in simulated groups. Artificial groups also differed from simulated groups, exhibiting entry intervals 0.50× (95% UI: 0.28–0.90) as long.  Entry time lapses between individuals were also affected by group size: the mean entry time lapse between individuals increased by a factor of 1.36 per unit increase in group size (95% UI: 1.05 – 1.73x). </w:t>
      </w:r>
    </w:p>
    <w:p w14:paraId="5098C91B" w14:textId="77777777" w:rsidR="00A902C7" w:rsidRDefault="00A902C7" w:rsidP="00A902C7">
      <w:pPr>
        <w:spacing w:before="240" w:after="240"/>
        <w:rPr>
          <w:lang w:val="en-US"/>
        </w:rPr>
      </w:pPr>
      <w:r>
        <w:rPr>
          <w:b/>
          <w:bCs/>
          <w:sz w:val="24"/>
          <w:szCs w:val="24"/>
          <w:lang w:val="en-US"/>
        </w:rPr>
        <w:t>Vocal coordination</w:t>
      </w:r>
    </w:p>
    <w:p w14:paraId="1067EB1A" w14:textId="77777777" w:rsidR="00A902C7" w:rsidRDefault="00A902C7" w:rsidP="00A902C7">
      <w:pPr>
        <w:spacing w:before="240" w:after="240"/>
        <w:rPr>
          <w:lang w:val="en-US"/>
        </w:rPr>
      </w:pPr>
      <w:r>
        <w:rPr>
          <w:i/>
          <w:iCs/>
          <w:lang w:val="en-US"/>
        </w:rPr>
        <w:t>Individual vs group calling rates.</w:t>
      </w:r>
      <w:r>
        <w:rPr>
          <w:lang w:val="en-US"/>
        </w:rPr>
        <w:t xml:space="preserve"> We evaluated whether groups produced calling rates </w:t>
      </w:r>
      <w:proofErr w:type="gramStart"/>
      <w:r>
        <w:rPr>
          <w:lang w:val="en-US"/>
        </w:rPr>
        <w:t>similar to</w:t>
      </w:r>
      <w:proofErr w:type="gramEnd"/>
      <w:r>
        <w:rPr>
          <w:lang w:val="en-US"/>
        </w:rPr>
        <w:t xml:space="preserve"> those of single individuals. The model including group type and group size as predictors was clearly favor over the null alternative based on predictive performance (ΔELPD = 25.65, SE = 10.48). There was no detectable difference between calling rates of individuals in single flights and group calling rates in natural groups (β: 0.79 times lower; 95% UI: 0.61–1.03x). In contrast, calling rates were reduced in artificial groups. Solo individuals called 1.47 times more frequently than artificial groups (95% UI: 1.07–2.03x), and natural groups called 1.85 times more frequently than artificial groups (95% UI: 1.23–2.79x). Group size had no detectable effect on calling rate (β: 1.01 times higher per unit increase; 95% UI: 0.91–1.10x).</w:t>
      </w:r>
    </w:p>
    <w:p w14:paraId="7DB2F332" w14:textId="77777777" w:rsidR="00A902C7" w:rsidRDefault="00A902C7" w:rsidP="00A902C7">
      <w:pPr>
        <w:spacing w:before="240" w:after="240"/>
        <w:rPr>
          <w:lang w:val="en-US"/>
        </w:rPr>
      </w:pPr>
      <w:r>
        <w:rPr>
          <w:i/>
          <w:iCs/>
          <w:lang w:val="en-US"/>
        </w:rPr>
        <w:t>Individual calling rates in solo vs. group flights</w:t>
      </w:r>
      <w:r>
        <w:rPr>
          <w:lang w:val="en-US"/>
        </w:rPr>
        <w:t xml:space="preserve">. We evaluated whether individuals modified their calling rates when being of part of a group compared to when flying individually. The model including flight type and group size as predictors show a substantial improvement in predictive performance over the null alternative (ΔELPD = 81.77, SE = 12.48). Calling rates from single individuals were 3.56 times higher than those from individuals in natural group flights (95% UI: 2.86–4.42×) and 4.24 times higher than those from individuals in artificial flights (95% UI: 3.32–5.38×). Individuals in natural and artificial groups produced similar calling rates (1.20 times </w:t>
      </w:r>
      <w:proofErr w:type="gramStart"/>
      <w:r>
        <w:rPr>
          <w:lang w:val="en-US"/>
        </w:rPr>
        <w:t>higher  in</w:t>
      </w:r>
      <w:proofErr w:type="gramEnd"/>
      <w:r>
        <w:rPr>
          <w:lang w:val="en-US"/>
        </w:rPr>
        <w:t xml:space="preserve"> natural groups; 95% UI: 0.89–1.59×). Group size showed a negative effect on individual calling rate (β: 0.79 times lower per unit increase in group size; 95% UI: 0.79–0.99x).</w:t>
      </w:r>
    </w:p>
    <w:p w14:paraId="5528D28E" w14:textId="77777777" w:rsidR="00A902C7" w:rsidRDefault="00A902C7" w:rsidP="00A902C7">
      <w:pPr>
        <w:spacing w:before="240" w:after="240"/>
        <w:rPr>
          <w:lang w:val="en-US"/>
        </w:rPr>
      </w:pPr>
      <w:r>
        <w:rPr>
          <w:i/>
          <w:iCs/>
          <w:lang w:val="en-US"/>
        </w:rPr>
        <w:t>Calling overlap</w:t>
      </w:r>
      <w:r>
        <w:rPr>
          <w:lang w:val="en-US"/>
        </w:rPr>
        <w:t>. The number of call overlaps during natural and artificial group flights were compared to those from simulated groups. Predictive performance strongly favored the model including group type and group size as predictors over the null alternative (ΔELPD = 211.07, SE = 54.18). Simulated groups produced 10.37× as many overlaps (95% UI: 2.56–16.7×) as natural groups and 61.5× as many overlaps as artificial groups (95% UI: 7.31–15.15×). Group size had a positive effect on overlap rate (β = 1.56× per unit increase in group size; 95% UI: 1.41–1.76×).</w:t>
      </w:r>
    </w:p>
    <w:p w14:paraId="48A77854" w14:textId="77777777" w:rsidR="00A902C7" w:rsidRPr="00A902C7" w:rsidRDefault="00A902C7">
      <w:pPr>
        <w:rPr>
          <w:rFonts w:ascii="Times New Roman" w:eastAsia="Times New Roman" w:hAnsi="Times New Roman" w:cs="Times New Roman"/>
          <w:sz w:val="24"/>
          <w:szCs w:val="24"/>
          <w:lang w:val="en-US"/>
        </w:rPr>
      </w:pPr>
    </w:p>
    <w:p w14:paraId="1F777B11" w14:textId="77777777" w:rsidR="00A54CD1" w:rsidRDefault="00A54CD1">
      <w:pPr>
        <w:rPr>
          <w:rFonts w:ascii="Times New Roman" w:eastAsia="Times New Roman" w:hAnsi="Times New Roman" w:cs="Times New Roman"/>
          <w:sz w:val="24"/>
          <w:szCs w:val="24"/>
          <w:lang w:val="en-GB"/>
        </w:rPr>
      </w:pPr>
    </w:p>
    <w:p w14:paraId="45B8F53F" w14:textId="77777777" w:rsidR="00A54CD1" w:rsidRDefault="0060588C">
      <w:pPr>
        <w:rPr>
          <w:rFonts w:ascii="Times New Roman" w:eastAsia="Times New Roman" w:hAnsi="Times New Roman" w:cs="Times New Roman"/>
          <w:sz w:val="24"/>
          <w:szCs w:val="24"/>
          <w:lang w:val="zh-CN"/>
        </w:rPr>
      </w:pPr>
      <w:r>
        <w:rPr>
          <w:rFonts w:ascii="Times New Roman" w:eastAsia="Times New Roman" w:hAnsi="Times New Roman" w:cs="Times New Roman"/>
          <w:sz w:val="24"/>
          <w:szCs w:val="24"/>
          <w:lang w:val="zh-CN"/>
        </w:rPr>
        <w:t>References</w:t>
      </w:r>
    </w:p>
    <w:p w14:paraId="63A542F5" w14:textId="77777777" w:rsidR="00A54CD1" w:rsidRDefault="00A54CD1">
      <w:pPr>
        <w:rPr>
          <w:rFonts w:ascii="Times New Roman" w:eastAsia="Times New Roman" w:hAnsi="Times New Roman" w:cs="Times New Roman"/>
          <w:sz w:val="24"/>
          <w:szCs w:val="24"/>
          <w:lang w:val="zh-CN"/>
        </w:rPr>
      </w:pPr>
    </w:p>
    <w:p w14:paraId="25D3FDD4" w14:textId="77777777" w:rsidR="00A902C7" w:rsidRPr="00A902C7" w:rsidRDefault="0060588C" w:rsidP="00A902C7">
      <w:pPr>
        <w:pStyle w:val="Bibliografa"/>
        <w:rPr>
          <w:rFonts w:ascii="Times New Roman" w:hAnsi="Times New Roman" w:cs="Times New Roman"/>
          <w:lang w:val="en-US"/>
        </w:rPr>
      </w:pPr>
      <w:r>
        <w:rPr>
          <w:lang w:val="en-GB"/>
        </w:rPr>
        <w:fldChar w:fldCharType="begin"/>
      </w:r>
      <w:r w:rsidR="00A902C7">
        <w:rPr>
          <w:lang w:val="zh-CN"/>
        </w:rPr>
        <w:instrText xml:space="preserve"> ADDIN ZOTERO_BIBL {"uncited":[],"omitted":[],"custom":[]} CSL_BIBLIOGRAPHY </w:instrText>
      </w:r>
      <w:r>
        <w:rPr>
          <w:lang w:val="en-GB"/>
        </w:rPr>
        <w:fldChar w:fldCharType="separate"/>
      </w:r>
      <w:r w:rsidR="00A902C7">
        <w:rPr>
          <w:rFonts w:ascii="Times New Roman" w:hAnsi="Times New Roman" w:cs="Times New Roman"/>
        </w:rPr>
        <w:t xml:space="preserve">1. </w:t>
      </w:r>
      <w:r w:rsidR="00A902C7">
        <w:rPr>
          <w:rFonts w:ascii="Times New Roman" w:hAnsi="Times New Roman" w:cs="Times New Roman"/>
        </w:rPr>
        <w:tab/>
        <w:t xml:space="preserve">C. R. Reid </w:t>
      </w:r>
      <w:r w:rsidR="00A902C7">
        <w:rPr>
          <w:rFonts w:ascii="Times New Roman" w:hAnsi="Times New Roman" w:cs="Times New Roman"/>
          <w:i/>
          <w:iCs/>
        </w:rPr>
        <w:t>et al.</w:t>
      </w:r>
      <w:r w:rsidR="00A902C7">
        <w:rPr>
          <w:rFonts w:ascii="Times New Roman" w:hAnsi="Times New Roman" w:cs="Times New Roman"/>
        </w:rPr>
        <w:t xml:space="preserve">, </w:t>
      </w:r>
      <w:r w:rsidR="00A902C7">
        <w:rPr>
          <w:rFonts w:ascii="Times New Roman" w:hAnsi="Times New Roman" w:cs="Times New Roman"/>
          <w:i/>
          <w:iCs/>
        </w:rPr>
        <w:t xml:space="preserve">Proc. </w:t>
      </w:r>
      <w:r w:rsidR="00A902C7" w:rsidRPr="00A902C7">
        <w:rPr>
          <w:rFonts w:ascii="Times New Roman" w:hAnsi="Times New Roman" w:cs="Times New Roman"/>
          <w:i/>
          <w:iCs/>
          <w:lang w:val="en-US"/>
        </w:rPr>
        <w:t>Natl. Acad. Sci. U.S.A.</w:t>
      </w:r>
      <w:r w:rsidR="00A902C7" w:rsidRPr="00A902C7">
        <w:rPr>
          <w:rFonts w:ascii="Times New Roman" w:hAnsi="Times New Roman" w:cs="Times New Roman"/>
          <w:lang w:val="en-US"/>
        </w:rPr>
        <w:t xml:space="preserve"> </w:t>
      </w:r>
      <w:r w:rsidR="00A902C7" w:rsidRPr="00A902C7">
        <w:rPr>
          <w:rFonts w:ascii="Times New Roman" w:hAnsi="Times New Roman" w:cs="Times New Roman"/>
          <w:b/>
          <w:bCs/>
          <w:lang w:val="en-US"/>
        </w:rPr>
        <w:t>112</w:t>
      </w:r>
      <w:r w:rsidR="00A902C7" w:rsidRPr="00A902C7">
        <w:rPr>
          <w:rFonts w:ascii="Times New Roman" w:hAnsi="Times New Roman" w:cs="Times New Roman"/>
          <w:lang w:val="en-US"/>
        </w:rPr>
        <w:t>, 15113–15118 (2015).</w:t>
      </w:r>
    </w:p>
    <w:p w14:paraId="50BD6DA1"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2. </w:t>
      </w:r>
      <w:r w:rsidRPr="00A902C7">
        <w:rPr>
          <w:rFonts w:ascii="Times New Roman" w:hAnsi="Times New Roman" w:cs="Times New Roman"/>
          <w:lang w:val="en-US"/>
        </w:rPr>
        <w:tab/>
        <w:t xml:space="preserve">T. D. Seeley, </w:t>
      </w:r>
      <w:r w:rsidRPr="00A902C7">
        <w:rPr>
          <w:rFonts w:ascii="Times New Roman" w:hAnsi="Times New Roman" w:cs="Times New Roman"/>
          <w:i/>
          <w:iCs/>
          <w:lang w:val="en-US"/>
        </w:rPr>
        <w:t>Behav Ecol Sociobiol</w:t>
      </w:r>
      <w:r w:rsidRPr="00A902C7">
        <w:rPr>
          <w:rFonts w:ascii="Times New Roman" w:hAnsi="Times New Roman" w:cs="Times New Roman"/>
          <w:lang w:val="en-US"/>
        </w:rPr>
        <w:t xml:space="preserve">. </w:t>
      </w:r>
      <w:r w:rsidRPr="00A902C7">
        <w:rPr>
          <w:rFonts w:ascii="Times New Roman" w:hAnsi="Times New Roman" w:cs="Times New Roman"/>
          <w:b/>
          <w:bCs/>
          <w:lang w:val="en-US"/>
        </w:rPr>
        <w:t>53</w:t>
      </w:r>
      <w:r w:rsidRPr="00A902C7">
        <w:rPr>
          <w:rFonts w:ascii="Times New Roman" w:hAnsi="Times New Roman" w:cs="Times New Roman"/>
          <w:lang w:val="en-US"/>
        </w:rPr>
        <w:t>, 417–424 (2003).</w:t>
      </w:r>
    </w:p>
    <w:p w14:paraId="0E239B7F"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3. </w:t>
      </w:r>
      <w:r w:rsidRPr="00A902C7">
        <w:rPr>
          <w:rFonts w:ascii="Times New Roman" w:hAnsi="Times New Roman" w:cs="Times New Roman"/>
          <w:lang w:val="en-US"/>
        </w:rPr>
        <w:tab/>
        <w:t xml:space="preserve">M. J. Hansen, P. Domenici, P. Bartashevich, A. Burns, J. Krause, </w:t>
      </w:r>
      <w:r w:rsidRPr="00A902C7">
        <w:rPr>
          <w:rFonts w:ascii="Times New Roman" w:hAnsi="Times New Roman" w:cs="Times New Roman"/>
          <w:i/>
          <w:iCs/>
          <w:lang w:val="en-US"/>
        </w:rPr>
        <w:t>Biological Reviews</w:t>
      </w:r>
      <w:r w:rsidRPr="00A902C7">
        <w:rPr>
          <w:rFonts w:ascii="Times New Roman" w:hAnsi="Times New Roman" w:cs="Times New Roman"/>
          <w:lang w:val="en-US"/>
        </w:rPr>
        <w:t xml:space="preserve">. </w:t>
      </w:r>
      <w:r w:rsidRPr="00A902C7">
        <w:rPr>
          <w:rFonts w:ascii="Times New Roman" w:hAnsi="Times New Roman" w:cs="Times New Roman"/>
          <w:b/>
          <w:bCs/>
          <w:lang w:val="en-US"/>
        </w:rPr>
        <w:t>98</w:t>
      </w:r>
      <w:r w:rsidRPr="00A902C7">
        <w:rPr>
          <w:rFonts w:ascii="Times New Roman" w:hAnsi="Times New Roman" w:cs="Times New Roman"/>
          <w:lang w:val="en-US"/>
        </w:rPr>
        <w:t>, 1687–1711 (2023).</w:t>
      </w:r>
    </w:p>
    <w:p w14:paraId="07112118"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lastRenderedPageBreak/>
        <w:t xml:space="preserve">4. </w:t>
      </w:r>
      <w:r w:rsidRPr="00A902C7">
        <w:rPr>
          <w:rFonts w:ascii="Times New Roman" w:hAnsi="Times New Roman" w:cs="Times New Roman"/>
          <w:lang w:val="en-US"/>
        </w:rPr>
        <w:tab/>
        <w:t xml:space="preserve">A. Berdahl, C. J. Torney, C. C. Ioannou, J. J. Faria, I. D. Couzin, </w:t>
      </w:r>
      <w:r w:rsidRPr="00A902C7">
        <w:rPr>
          <w:rFonts w:ascii="Times New Roman" w:hAnsi="Times New Roman" w:cs="Times New Roman"/>
          <w:i/>
          <w:iCs/>
          <w:lang w:val="en-US"/>
        </w:rPr>
        <w:t>Science</w:t>
      </w:r>
      <w:r w:rsidRPr="00A902C7">
        <w:rPr>
          <w:rFonts w:ascii="Times New Roman" w:hAnsi="Times New Roman" w:cs="Times New Roman"/>
          <w:lang w:val="en-US"/>
        </w:rPr>
        <w:t xml:space="preserve">. </w:t>
      </w:r>
      <w:r w:rsidRPr="00A902C7">
        <w:rPr>
          <w:rFonts w:ascii="Times New Roman" w:hAnsi="Times New Roman" w:cs="Times New Roman"/>
          <w:b/>
          <w:bCs/>
          <w:lang w:val="en-US"/>
        </w:rPr>
        <w:t>339</w:t>
      </w:r>
      <w:r w:rsidRPr="00A902C7">
        <w:rPr>
          <w:rFonts w:ascii="Times New Roman" w:hAnsi="Times New Roman" w:cs="Times New Roman"/>
          <w:lang w:val="en-US"/>
        </w:rPr>
        <w:t>, 574–576 (2013).</w:t>
      </w:r>
    </w:p>
    <w:p w14:paraId="372F53E9"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5. </w:t>
      </w:r>
      <w:r w:rsidRPr="00A902C7">
        <w:rPr>
          <w:rFonts w:ascii="Times New Roman" w:hAnsi="Times New Roman" w:cs="Times New Roman"/>
          <w:lang w:val="en-US"/>
        </w:rPr>
        <w:tab/>
        <w:t xml:space="preserve">R. E. Kenward, </w:t>
      </w:r>
      <w:r w:rsidRPr="00A902C7">
        <w:rPr>
          <w:rFonts w:ascii="Times New Roman" w:hAnsi="Times New Roman" w:cs="Times New Roman"/>
          <w:i/>
          <w:iCs/>
          <w:lang w:val="en-US"/>
        </w:rPr>
        <w:t>The Journal of Animal Ecology</w:t>
      </w:r>
      <w:r w:rsidRPr="00A902C7">
        <w:rPr>
          <w:rFonts w:ascii="Times New Roman" w:hAnsi="Times New Roman" w:cs="Times New Roman"/>
          <w:lang w:val="en-US"/>
        </w:rPr>
        <w:t xml:space="preserve">. </w:t>
      </w:r>
      <w:r w:rsidRPr="00A902C7">
        <w:rPr>
          <w:rFonts w:ascii="Times New Roman" w:hAnsi="Times New Roman" w:cs="Times New Roman"/>
          <w:b/>
          <w:bCs/>
          <w:lang w:val="en-US"/>
        </w:rPr>
        <w:t>47</w:t>
      </w:r>
      <w:r w:rsidRPr="00A902C7">
        <w:rPr>
          <w:rFonts w:ascii="Times New Roman" w:hAnsi="Times New Roman" w:cs="Times New Roman"/>
          <w:lang w:val="en-US"/>
        </w:rPr>
        <w:t>, 449 (1978).</w:t>
      </w:r>
    </w:p>
    <w:p w14:paraId="2DB2E258"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6. </w:t>
      </w:r>
      <w:r w:rsidRPr="00A902C7">
        <w:rPr>
          <w:rFonts w:ascii="Times New Roman" w:hAnsi="Times New Roman" w:cs="Times New Roman"/>
          <w:lang w:val="en-US"/>
        </w:rPr>
        <w:tab/>
        <w:t xml:space="preserve">W. Cresswell, </w:t>
      </w:r>
      <w:r w:rsidRPr="00A902C7">
        <w:rPr>
          <w:rFonts w:ascii="Times New Roman" w:hAnsi="Times New Roman" w:cs="Times New Roman"/>
          <w:i/>
          <w:iCs/>
          <w:lang w:val="en-US"/>
        </w:rPr>
        <w:t>Animal Behaviour</w:t>
      </w:r>
      <w:r w:rsidRPr="00A902C7">
        <w:rPr>
          <w:rFonts w:ascii="Times New Roman" w:hAnsi="Times New Roman" w:cs="Times New Roman"/>
          <w:lang w:val="en-US"/>
        </w:rPr>
        <w:t xml:space="preserve">. </w:t>
      </w:r>
      <w:r w:rsidRPr="00A902C7">
        <w:rPr>
          <w:rFonts w:ascii="Times New Roman" w:hAnsi="Times New Roman" w:cs="Times New Roman"/>
          <w:b/>
          <w:bCs/>
          <w:lang w:val="en-US"/>
        </w:rPr>
        <w:t>47</w:t>
      </w:r>
      <w:r w:rsidRPr="00A902C7">
        <w:rPr>
          <w:rFonts w:ascii="Times New Roman" w:hAnsi="Times New Roman" w:cs="Times New Roman"/>
          <w:lang w:val="en-US"/>
        </w:rPr>
        <w:t>, 433–442 (1994).</w:t>
      </w:r>
    </w:p>
    <w:p w14:paraId="42A2157F"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7. </w:t>
      </w:r>
      <w:r w:rsidRPr="00A902C7">
        <w:rPr>
          <w:rFonts w:ascii="Times New Roman" w:hAnsi="Times New Roman" w:cs="Times New Roman"/>
          <w:lang w:val="en-US"/>
        </w:rPr>
        <w:tab/>
        <w:t xml:space="preserve">J. E. Herbert-Read </w:t>
      </w:r>
      <w:r w:rsidRPr="00A902C7">
        <w:rPr>
          <w:rFonts w:ascii="Times New Roman" w:hAnsi="Times New Roman" w:cs="Times New Roman"/>
          <w:i/>
          <w:iCs/>
          <w:lang w:val="en-US"/>
        </w:rPr>
        <w:t>et al.</w:t>
      </w:r>
      <w:r w:rsidRPr="00A902C7">
        <w:rPr>
          <w:rFonts w:ascii="Times New Roman" w:hAnsi="Times New Roman" w:cs="Times New Roman"/>
          <w:lang w:val="en-US"/>
        </w:rPr>
        <w:t xml:space="preserve">, </w:t>
      </w:r>
      <w:r w:rsidRPr="00A902C7">
        <w:rPr>
          <w:rFonts w:ascii="Times New Roman" w:hAnsi="Times New Roman" w:cs="Times New Roman"/>
          <w:i/>
          <w:iCs/>
          <w:lang w:val="en-US"/>
        </w:rPr>
        <w:t>Proc. Natl. Acad. Sci. U.S.A.</w:t>
      </w:r>
      <w:r w:rsidRPr="00A902C7">
        <w:rPr>
          <w:rFonts w:ascii="Times New Roman" w:hAnsi="Times New Roman" w:cs="Times New Roman"/>
          <w:lang w:val="en-US"/>
        </w:rPr>
        <w:t xml:space="preserve"> </w:t>
      </w:r>
      <w:r w:rsidRPr="00A902C7">
        <w:rPr>
          <w:rFonts w:ascii="Times New Roman" w:hAnsi="Times New Roman" w:cs="Times New Roman"/>
          <w:b/>
          <w:bCs/>
          <w:lang w:val="en-US"/>
        </w:rPr>
        <w:t>108</w:t>
      </w:r>
      <w:r w:rsidRPr="00A902C7">
        <w:rPr>
          <w:rFonts w:ascii="Times New Roman" w:hAnsi="Times New Roman" w:cs="Times New Roman"/>
          <w:lang w:val="en-US"/>
        </w:rPr>
        <w:t>, 18726–18731 (2011).</w:t>
      </w:r>
    </w:p>
    <w:p w14:paraId="5F1F8692"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8. </w:t>
      </w:r>
      <w:r w:rsidRPr="00A902C7">
        <w:rPr>
          <w:rFonts w:ascii="Times New Roman" w:hAnsi="Times New Roman" w:cs="Times New Roman"/>
          <w:lang w:val="en-US"/>
        </w:rPr>
        <w:tab/>
        <w:t xml:space="preserve">M. Ballerini </w:t>
      </w:r>
      <w:r w:rsidRPr="00A902C7">
        <w:rPr>
          <w:rFonts w:ascii="Times New Roman" w:hAnsi="Times New Roman" w:cs="Times New Roman"/>
          <w:i/>
          <w:iCs/>
          <w:lang w:val="en-US"/>
        </w:rPr>
        <w:t>et al.</w:t>
      </w:r>
      <w:r w:rsidRPr="00A902C7">
        <w:rPr>
          <w:rFonts w:ascii="Times New Roman" w:hAnsi="Times New Roman" w:cs="Times New Roman"/>
          <w:lang w:val="en-US"/>
        </w:rPr>
        <w:t xml:space="preserve">, </w:t>
      </w:r>
      <w:r w:rsidRPr="00A902C7">
        <w:rPr>
          <w:rFonts w:ascii="Times New Roman" w:hAnsi="Times New Roman" w:cs="Times New Roman"/>
          <w:i/>
          <w:iCs/>
          <w:lang w:val="en-US"/>
        </w:rPr>
        <w:t>Animal Behaviour</w:t>
      </w:r>
      <w:r w:rsidRPr="00A902C7">
        <w:rPr>
          <w:rFonts w:ascii="Times New Roman" w:hAnsi="Times New Roman" w:cs="Times New Roman"/>
          <w:lang w:val="en-US"/>
        </w:rPr>
        <w:t xml:space="preserve">. </w:t>
      </w:r>
      <w:r w:rsidRPr="00A902C7">
        <w:rPr>
          <w:rFonts w:ascii="Times New Roman" w:hAnsi="Times New Roman" w:cs="Times New Roman"/>
          <w:b/>
          <w:bCs/>
          <w:lang w:val="en-US"/>
        </w:rPr>
        <w:t>76</w:t>
      </w:r>
      <w:r w:rsidRPr="00A902C7">
        <w:rPr>
          <w:rFonts w:ascii="Times New Roman" w:hAnsi="Times New Roman" w:cs="Times New Roman"/>
          <w:lang w:val="en-US"/>
        </w:rPr>
        <w:t>, 201–215 (2008).</w:t>
      </w:r>
    </w:p>
    <w:p w14:paraId="577A7C49"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9. </w:t>
      </w:r>
      <w:r w:rsidRPr="00A902C7">
        <w:rPr>
          <w:rFonts w:ascii="Times New Roman" w:hAnsi="Times New Roman" w:cs="Times New Roman"/>
          <w:lang w:val="en-US"/>
        </w:rPr>
        <w:tab/>
        <w:t xml:space="preserve">F. Montanari, G. Silvestri, E. Gallo, </w:t>
      </w:r>
      <w:r w:rsidRPr="00A902C7">
        <w:rPr>
          <w:rFonts w:ascii="Times New Roman" w:hAnsi="Times New Roman" w:cs="Times New Roman"/>
          <w:i/>
          <w:iCs/>
          <w:lang w:val="en-US"/>
        </w:rPr>
        <w:t>Journal of Sport Management</w:t>
      </w:r>
      <w:r w:rsidRPr="00A902C7">
        <w:rPr>
          <w:rFonts w:ascii="Times New Roman" w:hAnsi="Times New Roman" w:cs="Times New Roman"/>
          <w:lang w:val="en-US"/>
        </w:rPr>
        <w:t xml:space="preserve">. </w:t>
      </w:r>
      <w:r w:rsidRPr="00A902C7">
        <w:rPr>
          <w:rFonts w:ascii="Times New Roman" w:hAnsi="Times New Roman" w:cs="Times New Roman"/>
          <w:b/>
          <w:bCs/>
          <w:lang w:val="en-US"/>
        </w:rPr>
        <w:t>22</w:t>
      </w:r>
      <w:r w:rsidRPr="00A902C7">
        <w:rPr>
          <w:rFonts w:ascii="Times New Roman" w:hAnsi="Times New Roman" w:cs="Times New Roman"/>
          <w:lang w:val="en-US"/>
        </w:rPr>
        <w:t>, 701–716 (2008).</w:t>
      </w:r>
    </w:p>
    <w:p w14:paraId="10FECFEB"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10. </w:t>
      </w:r>
      <w:r w:rsidRPr="00A902C7">
        <w:rPr>
          <w:rFonts w:ascii="Times New Roman" w:hAnsi="Times New Roman" w:cs="Times New Roman"/>
          <w:lang w:val="en-US"/>
        </w:rPr>
        <w:tab/>
        <w:t xml:space="preserve">B. Muskat, A. Anand, C. Contessotto, A. H. T. Tan, G. Park, </w:t>
      </w:r>
      <w:r w:rsidRPr="00A902C7">
        <w:rPr>
          <w:rFonts w:ascii="Times New Roman" w:hAnsi="Times New Roman" w:cs="Times New Roman"/>
          <w:i/>
          <w:iCs/>
          <w:lang w:val="en-US"/>
        </w:rPr>
        <w:t>Human Resource Management Review</w:t>
      </w:r>
      <w:r w:rsidRPr="00A902C7">
        <w:rPr>
          <w:rFonts w:ascii="Times New Roman" w:hAnsi="Times New Roman" w:cs="Times New Roman"/>
          <w:lang w:val="en-US"/>
        </w:rPr>
        <w:t xml:space="preserve">. </w:t>
      </w:r>
      <w:r w:rsidRPr="00A902C7">
        <w:rPr>
          <w:rFonts w:ascii="Times New Roman" w:hAnsi="Times New Roman" w:cs="Times New Roman"/>
          <w:b/>
          <w:bCs/>
          <w:lang w:val="en-US"/>
        </w:rPr>
        <w:t>32</w:t>
      </w:r>
      <w:r w:rsidRPr="00A902C7">
        <w:rPr>
          <w:rFonts w:ascii="Times New Roman" w:hAnsi="Times New Roman" w:cs="Times New Roman"/>
          <w:lang w:val="en-US"/>
        </w:rPr>
        <w:t>, 100892 (2022).</w:t>
      </w:r>
    </w:p>
    <w:p w14:paraId="1A7B2438"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11. </w:t>
      </w:r>
      <w:r w:rsidRPr="00A902C7">
        <w:rPr>
          <w:rFonts w:ascii="Times New Roman" w:hAnsi="Times New Roman" w:cs="Times New Roman"/>
          <w:lang w:val="en-US"/>
        </w:rPr>
        <w:tab/>
        <w:t xml:space="preserve">K. Joshi, J. Hernandez, J. Martinez, K. AbdelFattah, A. K. Gardner, </w:t>
      </w:r>
      <w:r w:rsidRPr="00A902C7">
        <w:rPr>
          <w:rFonts w:ascii="Times New Roman" w:hAnsi="Times New Roman" w:cs="Times New Roman"/>
          <w:i/>
          <w:iCs/>
          <w:lang w:val="en-US"/>
        </w:rPr>
        <w:t>The American Journal of Surgery</w:t>
      </w:r>
      <w:r w:rsidRPr="00A902C7">
        <w:rPr>
          <w:rFonts w:ascii="Times New Roman" w:hAnsi="Times New Roman" w:cs="Times New Roman"/>
          <w:lang w:val="en-US"/>
        </w:rPr>
        <w:t xml:space="preserve">. </w:t>
      </w:r>
      <w:r w:rsidRPr="00A902C7">
        <w:rPr>
          <w:rFonts w:ascii="Times New Roman" w:hAnsi="Times New Roman" w:cs="Times New Roman"/>
          <w:b/>
          <w:bCs/>
          <w:lang w:val="en-US"/>
        </w:rPr>
        <w:t>215</w:t>
      </w:r>
      <w:r w:rsidRPr="00A902C7">
        <w:rPr>
          <w:rFonts w:ascii="Times New Roman" w:hAnsi="Times New Roman" w:cs="Times New Roman"/>
          <w:lang w:val="en-US"/>
        </w:rPr>
        <w:t>, 243–249 (2018).</w:t>
      </w:r>
    </w:p>
    <w:p w14:paraId="01293484"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12. </w:t>
      </w:r>
      <w:r w:rsidRPr="00A902C7">
        <w:rPr>
          <w:rFonts w:ascii="Times New Roman" w:hAnsi="Times New Roman" w:cs="Times New Roman"/>
          <w:lang w:val="en-US"/>
        </w:rPr>
        <w:tab/>
        <w:t xml:space="preserve">D. H. Gruenfeld, E. A. Mannix, K. Y. Williams, M. A. Neale, </w:t>
      </w:r>
      <w:r w:rsidRPr="00A902C7">
        <w:rPr>
          <w:rFonts w:ascii="Times New Roman" w:hAnsi="Times New Roman" w:cs="Times New Roman"/>
          <w:i/>
          <w:iCs/>
          <w:lang w:val="en-US"/>
        </w:rPr>
        <w:t>Organizational Behavior and Human Decision Processes</w:t>
      </w:r>
      <w:r w:rsidRPr="00A902C7">
        <w:rPr>
          <w:rFonts w:ascii="Times New Roman" w:hAnsi="Times New Roman" w:cs="Times New Roman"/>
          <w:lang w:val="en-US"/>
        </w:rPr>
        <w:t xml:space="preserve">. </w:t>
      </w:r>
      <w:r w:rsidRPr="00A902C7">
        <w:rPr>
          <w:rFonts w:ascii="Times New Roman" w:hAnsi="Times New Roman" w:cs="Times New Roman"/>
          <w:b/>
          <w:bCs/>
          <w:lang w:val="en-US"/>
        </w:rPr>
        <w:t>67</w:t>
      </w:r>
      <w:r w:rsidRPr="00A902C7">
        <w:rPr>
          <w:rFonts w:ascii="Times New Roman" w:hAnsi="Times New Roman" w:cs="Times New Roman"/>
          <w:lang w:val="en-US"/>
        </w:rPr>
        <w:t>, 1–15 (1996).</w:t>
      </w:r>
    </w:p>
    <w:p w14:paraId="24D059F6"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13. </w:t>
      </w:r>
      <w:r w:rsidRPr="00A902C7">
        <w:rPr>
          <w:rFonts w:ascii="Times New Roman" w:hAnsi="Times New Roman" w:cs="Times New Roman"/>
          <w:lang w:val="en-US"/>
        </w:rPr>
        <w:tab/>
        <w:t xml:space="preserve">N. Oesch, R. I. M. Dunbar, </w:t>
      </w:r>
      <w:r w:rsidRPr="00A902C7">
        <w:rPr>
          <w:rFonts w:ascii="Times New Roman" w:hAnsi="Times New Roman" w:cs="Times New Roman"/>
          <w:i/>
          <w:iCs/>
          <w:lang w:val="en-US"/>
        </w:rPr>
        <w:t>Ethology</w:t>
      </w:r>
      <w:r w:rsidRPr="00A902C7">
        <w:rPr>
          <w:rFonts w:ascii="Times New Roman" w:hAnsi="Times New Roman" w:cs="Times New Roman"/>
          <w:lang w:val="en-US"/>
        </w:rPr>
        <w:t xml:space="preserve">. </w:t>
      </w:r>
      <w:r w:rsidRPr="00A902C7">
        <w:rPr>
          <w:rFonts w:ascii="Times New Roman" w:hAnsi="Times New Roman" w:cs="Times New Roman"/>
          <w:b/>
          <w:bCs/>
          <w:lang w:val="en-US"/>
        </w:rPr>
        <w:t>124</w:t>
      </w:r>
      <w:r w:rsidRPr="00A902C7">
        <w:rPr>
          <w:rFonts w:ascii="Times New Roman" w:hAnsi="Times New Roman" w:cs="Times New Roman"/>
          <w:lang w:val="en-US"/>
        </w:rPr>
        <w:t>, 483–495 (2018).</w:t>
      </w:r>
    </w:p>
    <w:p w14:paraId="6817FA13"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14. </w:t>
      </w:r>
      <w:r w:rsidRPr="00A902C7">
        <w:rPr>
          <w:rFonts w:ascii="Times New Roman" w:hAnsi="Times New Roman" w:cs="Times New Roman"/>
          <w:lang w:val="en-US"/>
        </w:rPr>
        <w:tab/>
        <w:t xml:space="preserve">R. S. Huckman, </w:t>
      </w:r>
      <w:r w:rsidRPr="00A902C7">
        <w:rPr>
          <w:rFonts w:ascii="Times New Roman" w:hAnsi="Times New Roman" w:cs="Times New Roman"/>
          <w:i/>
          <w:iCs/>
          <w:lang w:val="en-US"/>
        </w:rPr>
        <w:t>Harvard Business Review</w:t>
      </w:r>
      <w:r w:rsidRPr="00A902C7">
        <w:rPr>
          <w:rFonts w:ascii="Times New Roman" w:hAnsi="Times New Roman" w:cs="Times New Roman"/>
          <w:lang w:val="en-US"/>
        </w:rPr>
        <w:t xml:space="preserve">. </w:t>
      </w:r>
      <w:r w:rsidRPr="00A902C7">
        <w:rPr>
          <w:rFonts w:ascii="Times New Roman" w:hAnsi="Times New Roman" w:cs="Times New Roman"/>
          <w:b/>
          <w:bCs/>
          <w:lang w:val="en-US"/>
        </w:rPr>
        <w:t>91</w:t>
      </w:r>
      <w:r w:rsidRPr="00A902C7">
        <w:rPr>
          <w:rFonts w:ascii="Times New Roman" w:hAnsi="Times New Roman" w:cs="Times New Roman"/>
          <w:lang w:val="en-US"/>
        </w:rPr>
        <w:t>, 27–29 (2013).</w:t>
      </w:r>
    </w:p>
    <w:p w14:paraId="7AE189B9"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15. </w:t>
      </w:r>
      <w:r w:rsidRPr="00A902C7">
        <w:rPr>
          <w:rFonts w:ascii="Times New Roman" w:hAnsi="Times New Roman" w:cs="Times New Roman"/>
          <w:lang w:val="en-US"/>
        </w:rPr>
        <w:tab/>
        <w:t xml:space="preserve">R. S. Huckman, B. R. Staats, D. M. Upton, </w:t>
      </w:r>
      <w:r w:rsidRPr="00A902C7">
        <w:rPr>
          <w:rFonts w:ascii="Times New Roman" w:hAnsi="Times New Roman" w:cs="Times New Roman"/>
          <w:i/>
          <w:iCs/>
          <w:lang w:val="en-US"/>
        </w:rPr>
        <w:t>Management Science</w:t>
      </w:r>
      <w:r w:rsidRPr="00A902C7">
        <w:rPr>
          <w:rFonts w:ascii="Times New Roman" w:hAnsi="Times New Roman" w:cs="Times New Roman"/>
          <w:lang w:val="en-US"/>
        </w:rPr>
        <w:t xml:space="preserve">. </w:t>
      </w:r>
      <w:r w:rsidRPr="00A902C7">
        <w:rPr>
          <w:rFonts w:ascii="Times New Roman" w:hAnsi="Times New Roman" w:cs="Times New Roman"/>
          <w:b/>
          <w:bCs/>
          <w:lang w:val="en-US"/>
        </w:rPr>
        <w:t>55</w:t>
      </w:r>
      <w:r w:rsidRPr="00A902C7">
        <w:rPr>
          <w:rFonts w:ascii="Times New Roman" w:hAnsi="Times New Roman" w:cs="Times New Roman"/>
          <w:lang w:val="en-US"/>
        </w:rPr>
        <w:t>, 85–100 (2009).</w:t>
      </w:r>
    </w:p>
    <w:p w14:paraId="396D660F"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16. </w:t>
      </w:r>
      <w:r w:rsidRPr="00A902C7">
        <w:rPr>
          <w:rFonts w:ascii="Times New Roman" w:hAnsi="Times New Roman" w:cs="Times New Roman"/>
          <w:lang w:val="en-US"/>
        </w:rPr>
        <w:tab/>
        <w:t xml:space="preserve">S. Davis, R. Lukeman, T. M. Schaerf, A. J. W. Ward, </w:t>
      </w:r>
      <w:r w:rsidRPr="00A902C7">
        <w:rPr>
          <w:rFonts w:ascii="Times New Roman" w:hAnsi="Times New Roman" w:cs="Times New Roman"/>
          <w:i/>
          <w:iCs/>
          <w:lang w:val="en-US"/>
        </w:rPr>
        <w:t>R. Soc. open sci.</w:t>
      </w:r>
      <w:r w:rsidRPr="00A902C7">
        <w:rPr>
          <w:rFonts w:ascii="Times New Roman" w:hAnsi="Times New Roman" w:cs="Times New Roman"/>
          <w:lang w:val="en-US"/>
        </w:rPr>
        <w:t xml:space="preserve"> </w:t>
      </w:r>
      <w:r w:rsidRPr="00A902C7">
        <w:rPr>
          <w:rFonts w:ascii="Times New Roman" w:hAnsi="Times New Roman" w:cs="Times New Roman"/>
          <w:b/>
          <w:bCs/>
          <w:lang w:val="en-US"/>
        </w:rPr>
        <w:t>4</w:t>
      </w:r>
      <w:r w:rsidRPr="00A902C7">
        <w:rPr>
          <w:rFonts w:ascii="Times New Roman" w:hAnsi="Times New Roman" w:cs="Times New Roman"/>
          <w:lang w:val="en-US"/>
        </w:rPr>
        <w:t>, 170312 (2017).</w:t>
      </w:r>
    </w:p>
    <w:p w14:paraId="34F11E00"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17. </w:t>
      </w:r>
      <w:r w:rsidRPr="00A902C7">
        <w:rPr>
          <w:rFonts w:ascii="Times New Roman" w:hAnsi="Times New Roman" w:cs="Times New Roman"/>
          <w:lang w:val="en-US"/>
        </w:rPr>
        <w:tab/>
        <w:t xml:space="preserve">L. E. Nadler, M. I. McCormick, J. L. Johansen, P. Domenici, </w:t>
      </w:r>
      <w:r w:rsidRPr="00A902C7">
        <w:rPr>
          <w:rFonts w:ascii="Times New Roman" w:hAnsi="Times New Roman" w:cs="Times New Roman"/>
          <w:i/>
          <w:iCs/>
          <w:lang w:val="en-US"/>
        </w:rPr>
        <w:t>Commun Biol</w:t>
      </w:r>
      <w:r w:rsidRPr="00A902C7">
        <w:rPr>
          <w:rFonts w:ascii="Times New Roman" w:hAnsi="Times New Roman" w:cs="Times New Roman"/>
          <w:lang w:val="en-US"/>
        </w:rPr>
        <w:t xml:space="preserve">. </w:t>
      </w:r>
      <w:r w:rsidRPr="00A902C7">
        <w:rPr>
          <w:rFonts w:ascii="Times New Roman" w:hAnsi="Times New Roman" w:cs="Times New Roman"/>
          <w:b/>
          <w:bCs/>
          <w:lang w:val="en-US"/>
        </w:rPr>
        <w:t>4</w:t>
      </w:r>
      <w:r w:rsidRPr="00A902C7">
        <w:rPr>
          <w:rFonts w:ascii="Times New Roman" w:hAnsi="Times New Roman" w:cs="Times New Roman"/>
          <w:lang w:val="en-US"/>
        </w:rPr>
        <w:t>, 897 (2021).</w:t>
      </w:r>
    </w:p>
    <w:p w14:paraId="2118A398"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18. </w:t>
      </w:r>
      <w:r w:rsidRPr="00A902C7">
        <w:rPr>
          <w:rFonts w:ascii="Times New Roman" w:hAnsi="Times New Roman" w:cs="Times New Roman"/>
          <w:lang w:val="en-US"/>
        </w:rPr>
        <w:tab/>
        <w:t xml:space="preserve">W. Swaney, J. Kendal, H. Capon, C. Brown, K. N. Laland, </w:t>
      </w:r>
      <w:r w:rsidRPr="00A902C7">
        <w:rPr>
          <w:rFonts w:ascii="Times New Roman" w:hAnsi="Times New Roman" w:cs="Times New Roman"/>
          <w:i/>
          <w:iCs/>
          <w:lang w:val="en-US"/>
        </w:rPr>
        <w:t>Animal Behaviour</w:t>
      </w:r>
      <w:r w:rsidRPr="00A902C7">
        <w:rPr>
          <w:rFonts w:ascii="Times New Roman" w:hAnsi="Times New Roman" w:cs="Times New Roman"/>
          <w:lang w:val="en-US"/>
        </w:rPr>
        <w:t xml:space="preserve">. </w:t>
      </w:r>
      <w:r w:rsidRPr="00A902C7">
        <w:rPr>
          <w:rFonts w:ascii="Times New Roman" w:hAnsi="Times New Roman" w:cs="Times New Roman"/>
          <w:b/>
          <w:bCs/>
          <w:lang w:val="en-US"/>
        </w:rPr>
        <w:t>62</w:t>
      </w:r>
      <w:r w:rsidRPr="00A902C7">
        <w:rPr>
          <w:rFonts w:ascii="Times New Roman" w:hAnsi="Times New Roman" w:cs="Times New Roman"/>
          <w:lang w:val="en-US"/>
        </w:rPr>
        <w:t>, 591–598 (2001).</w:t>
      </w:r>
    </w:p>
    <w:p w14:paraId="4948BD88"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19. </w:t>
      </w:r>
      <w:r w:rsidRPr="00A902C7">
        <w:rPr>
          <w:rFonts w:ascii="Times New Roman" w:hAnsi="Times New Roman" w:cs="Times New Roman"/>
          <w:lang w:val="en-US"/>
        </w:rPr>
        <w:tab/>
        <w:t xml:space="preserve">N. Atton, B. J. Galef, W. Hoppitt, M. M. Webster, K. N. Laland, </w:t>
      </w:r>
      <w:r w:rsidRPr="00A902C7">
        <w:rPr>
          <w:rFonts w:ascii="Times New Roman" w:hAnsi="Times New Roman" w:cs="Times New Roman"/>
          <w:i/>
          <w:iCs/>
          <w:lang w:val="en-US"/>
        </w:rPr>
        <w:t>Proc. R. Soc. B.</w:t>
      </w:r>
      <w:r w:rsidRPr="00A902C7">
        <w:rPr>
          <w:rFonts w:ascii="Times New Roman" w:hAnsi="Times New Roman" w:cs="Times New Roman"/>
          <w:lang w:val="en-US"/>
        </w:rPr>
        <w:t xml:space="preserve"> </w:t>
      </w:r>
      <w:r w:rsidRPr="00A902C7">
        <w:rPr>
          <w:rFonts w:ascii="Times New Roman" w:hAnsi="Times New Roman" w:cs="Times New Roman"/>
          <w:b/>
          <w:bCs/>
          <w:lang w:val="en-US"/>
        </w:rPr>
        <w:t>281</w:t>
      </w:r>
      <w:r w:rsidRPr="00A902C7">
        <w:rPr>
          <w:rFonts w:ascii="Times New Roman" w:hAnsi="Times New Roman" w:cs="Times New Roman"/>
          <w:lang w:val="en-US"/>
        </w:rPr>
        <w:t>, 20140579 (2014).</w:t>
      </w:r>
    </w:p>
    <w:p w14:paraId="069BF6E8"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20. </w:t>
      </w:r>
      <w:r w:rsidRPr="00A902C7">
        <w:rPr>
          <w:rFonts w:ascii="Times New Roman" w:hAnsi="Times New Roman" w:cs="Times New Roman"/>
          <w:lang w:val="en-US"/>
        </w:rPr>
        <w:tab/>
        <w:t xml:space="preserve">A. Strandburg-Peshkin, D. R. Farine, I. D. Couzin, M. C. Crofoot, </w:t>
      </w:r>
      <w:r w:rsidRPr="00A902C7">
        <w:rPr>
          <w:rFonts w:ascii="Times New Roman" w:hAnsi="Times New Roman" w:cs="Times New Roman"/>
          <w:i/>
          <w:iCs/>
          <w:lang w:val="en-US"/>
        </w:rPr>
        <w:t>Science</w:t>
      </w:r>
      <w:r w:rsidRPr="00A902C7">
        <w:rPr>
          <w:rFonts w:ascii="Times New Roman" w:hAnsi="Times New Roman" w:cs="Times New Roman"/>
          <w:lang w:val="en-US"/>
        </w:rPr>
        <w:t xml:space="preserve">. </w:t>
      </w:r>
      <w:r w:rsidRPr="00A902C7">
        <w:rPr>
          <w:rFonts w:ascii="Times New Roman" w:hAnsi="Times New Roman" w:cs="Times New Roman"/>
          <w:b/>
          <w:bCs/>
          <w:lang w:val="en-US"/>
        </w:rPr>
        <w:t>348</w:t>
      </w:r>
      <w:r w:rsidRPr="00A902C7">
        <w:rPr>
          <w:rFonts w:ascii="Times New Roman" w:hAnsi="Times New Roman" w:cs="Times New Roman"/>
          <w:lang w:val="en-US"/>
        </w:rPr>
        <w:t>, 1358–1361 (2015).</w:t>
      </w:r>
    </w:p>
    <w:p w14:paraId="285BD65C"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21. </w:t>
      </w:r>
      <w:r w:rsidRPr="00A902C7">
        <w:rPr>
          <w:rFonts w:ascii="Times New Roman" w:hAnsi="Times New Roman" w:cs="Times New Roman"/>
          <w:lang w:val="en-US"/>
        </w:rPr>
        <w:tab/>
        <w:t xml:space="preserve">D. Papageorgiou, B. Nyaguthii, D. R. Farine, </w:t>
      </w:r>
      <w:r w:rsidRPr="00A902C7">
        <w:rPr>
          <w:rFonts w:ascii="Times New Roman" w:hAnsi="Times New Roman" w:cs="Times New Roman"/>
          <w:i/>
          <w:iCs/>
          <w:lang w:val="en-US"/>
        </w:rPr>
        <w:t>Commun Biol</w:t>
      </w:r>
      <w:r w:rsidRPr="00A902C7">
        <w:rPr>
          <w:rFonts w:ascii="Times New Roman" w:hAnsi="Times New Roman" w:cs="Times New Roman"/>
          <w:lang w:val="en-US"/>
        </w:rPr>
        <w:t xml:space="preserve">. </w:t>
      </w:r>
      <w:r w:rsidRPr="00A902C7">
        <w:rPr>
          <w:rFonts w:ascii="Times New Roman" w:hAnsi="Times New Roman" w:cs="Times New Roman"/>
          <w:b/>
          <w:bCs/>
          <w:lang w:val="en-US"/>
        </w:rPr>
        <w:t>7</w:t>
      </w:r>
      <w:r w:rsidRPr="00A902C7">
        <w:rPr>
          <w:rFonts w:ascii="Times New Roman" w:hAnsi="Times New Roman" w:cs="Times New Roman"/>
          <w:lang w:val="en-US"/>
        </w:rPr>
        <w:t>, 95 (2024).</w:t>
      </w:r>
    </w:p>
    <w:p w14:paraId="663B441D"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22. </w:t>
      </w:r>
      <w:r w:rsidRPr="00A902C7">
        <w:rPr>
          <w:rFonts w:ascii="Times New Roman" w:hAnsi="Times New Roman" w:cs="Times New Roman"/>
          <w:lang w:val="en-US"/>
        </w:rPr>
        <w:tab/>
        <w:t xml:space="preserve">G. Chaverri, </w:t>
      </w:r>
      <w:r w:rsidRPr="00A902C7">
        <w:rPr>
          <w:rFonts w:ascii="Times New Roman" w:hAnsi="Times New Roman" w:cs="Times New Roman"/>
          <w:i/>
          <w:iCs/>
          <w:lang w:val="en-US"/>
        </w:rPr>
        <w:t>Behavioral Ecology and Sociobiology</w:t>
      </w:r>
      <w:r w:rsidRPr="00A902C7">
        <w:rPr>
          <w:rFonts w:ascii="Times New Roman" w:hAnsi="Times New Roman" w:cs="Times New Roman"/>
          <w:lang w:val="en-US"/>
        </w:rPr>
        <w:t xml:space="preserve">. </w:t>
      </w:r>
      <w:r w:rsidRPr="00A902C7">
        <w:rPr>
          <w:rFonts w:ascii="Times New Roman" w:hAnsi="Times New Roman" w:cs="Times New Roman"/>
          <w:b/>
          <w:bCs/>
          <w:lang w:val="en-US"/>
        </w:rPr>
        <w:t>64</w:t>
      </w:r>
      <w:r w:rsidRPr="00A902C7">
        <w:rPr>
          <w:rFonts w:ascii="Times New Roman" w:hAnsi="Times New Roman" w:cs="Times New Roman"/>
          <w:lang w:val="en-US"/>
        </w:rPr>
        <w:t>, 1619–1630 (2010).</w:t>
      </w:r>
    </w:p>
    <w:p w14:paraId="0AB0EB53"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23. </w:t>
      </w:r>
      <w:r w:rsidRPr="00A902C7">
        <w:rPr>
          <w:rFonts w:ascii="Times New Roman" w:hAnsi="Times New Roman" w:cs="Times New Roman"/>
          <w:lang w:val="en-US"/>
        </w:rPr>
        <w:tab/>
        <w:t xml:space="preserve">M. J. Vonhof, H. Whitehead, M. B. Fenton, </w:t>
      </w:r>
      <w:r w:rsidRPr="00A902C7">
        <w:rPr>
          <w:rFonts w:ascii="Times New Roman" w:hAnsi="Times New Roman" w:cs="Times New Roman"/>
          <w:i/>
          <w:iCs/>
          <w:lang w:val="en-US"/>
        </w:rPr>
        <w:t>Animal Behaviour</w:t>
      </w:r>
      <w:r w:rsidRPr="00A902C7">
        <w:rPr>
          <w:rFonts w:ascii="Times New Roman" w:hAnsi="Times New Roman" w:cs="Times New Roman"/>
          <w:lang w:val="en-US"/>
        </w:rPr>
        <w:t xml:space="preserve">. </w:t>
      </w:r>
      <w:r w:rsidRPr="00A902C7">
        <w:rPr>
          <w:rFonts w:ascii="Times New Roman" w:hAnsi="Times New Roman" w:cs="Times New Roman"/>
          <w:b/>
          <w:bCs/>
          <w:lang w:val="en-US"/>
        </w:rPr>
        <w:t>68</w:t>
      </w:r>
      <w:r w:rsidRPr="00A902C7">
        <w:rPr>
          <w:rFonts w:ascii="Times New Roman" w:hAnsi="Times New Roman" w:cs="Times New Roman"/>
          <w:lang w:val="en-US"/>
        </w:rPr>
        <w:t>, 507–521 (2004).</w:t>
      </w:r>
    </w:p>
    <w:p w14:paraId="40407A03"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24. </w:t>
      </w:r>
      <w:r w:rsidRPr="00A902C7">
        <w:rPr>
          <w:rFonts w:ascii="Times New Roman" w:hAnsi="Times New Roman" w:cs="Times New Roman"/>
          <w:lang w:val="en-US"/>
        </w:rPr>
        <w:tab/>
        <w:t xml:space="preserve">J. S. Findley, D. E. Wilson, </w:t>
      </w:r>
      <w:r w:rsidRPr="00A902C7">
        <w:rPr>
          <w:rFonts w:ascii="Times New Roman" w:hAnsi="Times New Roman" w:cs="Times New Roman"/>
          <w:i/>
          <w:iCs/>
          <w:lang w:val="en-US"/>
        </w:rPr>
        <w:t>Journal of Mammalogy</w:t>
      </w:r>
      <w:r w:rsidRPr="00A902C7">
        <w:rPr>
          <w:rFonts w:ascii="Times New Roman" w:hAnsi="Times New Roman" w:cs="Times New Roman"/>
          <w:lang w:val="en-US"/>
        </w:rPr>
        <w:t xml:space="preserve">. </w:t>
      </w:r>
      <w:r w:rsidRPr="00A902C7">
        <w:rPr>
          <w:rFonts w:ascii="Times New Roman" w:hAnsi="Times New Roman" w:cs="Times New Roman"/>
          <w:b/>
          <w:bCs/>
          <w:lang w:val="en-US"/>
        </w:rPr>
        <w:t>55</w:t>
      </w:r>
      <w:r w:rsidRPr="00A902C7">
        <w:rPr>
          <w:rFonts w:ascii="Times New Roman" w:hAnsi="Times New Roman" w:cs="Times New Roman"/>
          <w:lang w:val="en-US"/>
        </w:rPr>
        <w:t>, 562–571 (1974).</w:t>
      </w:r>
    </w:p>
    <w:p w14:paraId="04959B09"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25. </w:t>
      </w:r>
      <w:r w:rsidRPr="00A902C7">
        <w:rPr>
          <w:rFonts w:ascii="Times New Roman" w:hAnsi="Times New Roman" w:cs="Times New Roman"/>
          <w:lang w:val="en-US"/>
        </w:rPr>
        <w:tab/>
        <w:t xml:space="preserve">M. J. Vonhof, M. B. Fenton, </w:t>
      </w:r>
      <w:r w:rsidRPr="00A902C7">
        <w:rPr>
          <w:rFonts w:ascii="Times New Roman" w:hAnsi="Times New Roman" w:cs="Times New Roman"/>
          <w:i/>
          <w:iCs/>
          <w:lang w:val="en-US"/>
        </w:rPr>
        <w:t>Journal of Tropical Ecology</w:t>
      </w:r>
      <w:r w:rsidRPr="00A902C7">
        <w:rPr>
          <w:rFonts w:ascii="Times New Roman" w:hAnsi="Times New Roman" w:cs="Times New Roman"/>
          <w:lang w:val="en-US"/>
        </w:rPr>
        <w:t xml:space="preserve">. </w:t>
      </w:r>
      <w:r w:rsidRPr="00A902C7">
        <w:rPr>
          <w:rFonts w:ascii="Times New Roman" w:hAnsi="Times New Roman" w:cs="Times New Roman"/>
          <w:b/>
          <w:bCs/>
          <w:lang w:val="en-US"/>
        </w:rPr>
        <w:t>20</w:t>
      </w:r>
      <w:r w:rsidRPr="00A902C7">
        <w:rPr>
          <w:rFonts w:ascii="Times New Roman" w:hAnsi="Times New Roman" w:cs="Times New Roman"/>
          <w:lang w:val="en-US"/>
        </w:rPr>
        <w:t>, 291–305 (2004).</w:t>
      </w:r>
    </w:p>
    <w:p w14:paraId="7A6968DB"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26. </w:t>
      </w:r>
      <w:r w:rsidRPr="00A902C7">
        <w:rPr>
          <w:rFonts w:ascii="Times New Roman" w:hAnsi="Times New Roman" w:cs="Times New Roman"/>
          <w:lang w:val="en-US"/>
        </w:rPr>
        <w:tab/>
        <w:t xml:space="preserve">L. J. Morrell, R. James, </w:t>
      </w:r>
      <w:r w:rsidRPr="00A902C7">
        <w:rPr>
          <w:rFonts w:ascii="Times New Roman" w:hAnsi="Times New Roman" w:cs="Times New Roman"/>
          <w:i/>
          <w:iCs/>
          <w:lang w:val="en-US"/>
        </w:rPr>
        <w:t>Behavioral Ecology</w:t>
      </w:r>
      <w:r w:rsidRPr="00A902C7">
        <w:rPr>
          <w:rFonts w:ascii="Times New Roman" w:hAnsi="Times New Roman" w:cs="Times New Roman"/>
          <w:lang w:val="en-US"/>
        </w:rPr>
        <w:t xml:space="preserve">. </w:t>
      </w:r>
      <w:r w:rsidRPr="00A902C7">
        <w:rPr>
          <w:rFonts w:ascii="Times New Roman" w:hAnsi="Times New Roman" w:cs="Times New Roman"/>
          <w:b/>
          <w:bCs/>
          <w:lang w:val="en-US"/>
        </w:rPr>
        <w:t>19</w:t>
      </w:r>
      <w:r w:rsidRPr="00A902C7">
        <w:rPr>
          <w:rFonts w:ascii="Times New Roman" w:hAnsi="Times New Roman" w:cs="Times New Roman"/>
          <w:lang w:val="en-US"/>
        </w:rPr>
        <w:t>, 193–201 (2008).</w:t>
      </w:r>
    </w:p>
    <w:p w14:paraId="38E8896D"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27. </w:t>
      </w:r>
      <w:r w:rsidRPr="00A902C7">
        <w:rPr>
          <w:rFonts w:ascii="Times New Roman" w:hAnsi="Times New Roman" w:cs="Times New Roman"/>
          <w:lang w:val="en-US"/>
        </w:rPr>
        <w:tab/>
        <w:t xml:space="preserve">J. Krause, G. D. Ruxton, </w:t>
      </w:r>
      <w:r w:rsidRPr="00A902C7">
        <w:rPr>
          <w:rFonts w:ascii="Times New Roman" w:hAnsi="Times New Roman" w:cs="Times New Roman"/>
          <w:i/>
          <w:iCs/>
          <w:lang w:val="en-US"/>
        </w:rPr>
        <w:t>Living in groups</w:t>
      </w:r>
      <w:r w:rsidRPr="00A902C7">
        <w:rPr>
          <w:rFonts w:ascii="Times New Roman" w:hAnsi="Times New Roman" w:cs="Times New Roman"/>
          <w:lang w:val="en-US"/>
        </w:rPr>
        <w:t xml:space="preserve"> (Oxford University Press, New York, 2002).</w:t>
      </w:r>
    </w:p>
    <w:p w14:paraId="4BECFBC7"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28. </w:t>
      </w:r>
      <w:r w:rsidRPr="00A902C7">
        <w:rPr>
          <w:rFonts w:ascii="Times New Roman" w:hAnsi="Times New Roman" w:cs="Times New Roman"/>
          <w:lang w:val="en-US"/>
        </w:rPr>
        <w:tab/>
        <w:t xml:space="preserve">N. J. Raihani, M. J. Nelson‐Flower, K. Moyes, L. E. Browning, A. R. Ridley, </w:t>
      </w:r>
      <w:r w:rsidRPr="00A902C7">
        <w:rPr>
          <w:rFonts w:ascii="Times New Roman" w:hAnsi="Times New Roman" w:cs="Times New Roman"/>
          <w:i/>
          <w:iCs/>
          <w:lang w:val="en-US"/>
        </w:rPr>
        <w:t>Journal of Animal Ecology</w:t>
      </w:r>
      <w:r w:rsidRPr="00A902C7">
        <w:rPr>
          <w:rFonts w:ascii="Times New Roman" w:hAnsi="Times New Roman" w:cs="Times New Roman"/>
          <w:lang w:val="en-US"/>
        </w:rPr>
        <w:t xml:space="preserve">. </w:t>
      </w:r>
      <w:r w:rsidRPr="00A902C7">
        <w:rPr>
          <w:rFonts w:ascii="Times New Roman" w:hAnsi="Times New Roman" w:cs="Times New Roman"/>
          <w:b/>
          <w:bCs/>
          <w:lang w:val="en-US"/>
        </w:rPr>
        <w:t>79</w:t>
      </w:r>
      <w:r w:rsidRPr="00A902C7">
        <w:rPr>
          <w:rFonts w:ascii="Times New Roman" w:hAnsi="Times New Roman" w:cs="Times New Roman"/>
          <w:lang w:val="en-US"/>
        </w:rPr>
        <w:t>, 44–52 (2010).</w:t>
      </w:r>
    </w:p>
    <w:p w14:paraId="5D83F1AF"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29. </w:t>
      </w:r>
      <w:r w:rsidRPr="00A902C7">
        <w:rPr>
          <w:rFonts w:ascii="Times New Roman" w:hAnsi="Times New Roman" w:cs="Times New Roman"/>
          <w:lang w:val="en-US"/>
        </w:rPr>
        <w:tab/>
        <w:t xml:space="preserve">K. Bebbington, B. J. Hatchwell, </w:t>
      </w:r>
      <w:r w:rsidRPr="00A902C7">
        <w:rPr>
          <w:rFonts w:ascii="Times New Roman" w:hAnsi="Times New Roman" w:cs="Times New Roman"/>
          <w:i/>
          <w:iCs/>
          <w:lang w:val="en-US"/>
        </w:rPr>
        <w:t>BEHECO</w:t>
      </w:r>
      <w:r w:rsidRPr="00A902C7">
        <w:rPr>
          <w:rFonts w:ascii="Times New Roman" w:hAnsi="Times New Roman" w:cs="Times New Roman"/>
          <w:lang w:val="en-US"/>
        </w:rPr>
        <w:t xml:space="preserve">. </w:t>
      </w:r>
      <w:r w:rsidRPr="00A902C7">
        <w:rPr>
          <w:rFonts w:ascii="Times New Roman" w:hAnsi="Times New Roman" w:cs="Times New Roman"/>
          <w:b/>
          <w:bCs/>
          <w:lang w:val="en-US"/>
        </w:rPr>
        <w:t>27</w:t>
      </w:r>
      <w:r w:rsidRPr="00A902C7">
        <w:rPr>
          <w:rFonts w:ascii="Times New Roman" w:hAnsi="Times New Roman" w:cs="Times New Roman"/>
          <w:lang w:val="en-US"/>
        </w:rPr>
        <w:t>, 652–659 (2016).</w:t>
      </w:r>
    </w:p>
    <w:p w14:paraId="29DBB219"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30. </w:t>
      </w:r>
      <w:r w:rsidRPr="00A902C7">
        <w:rPr>
          <w:rFonts w:ascii="Times New Roman" w:hAnsi="Times New Roman" w:cs="Times New Roman"/>
          <w:lang w:val="en-US"/>
        </w:rPr>
        <w:tab/>
        <w:t xml:space="preserve">S. L. Marlow, C. N. Lacerenza, J. Paoletti, C. S. Burke, E. Salas, </w:t>
      </w:r>
      <w:r w:rsidRPr="00A902C7">
        <w:rPr>
          <w:rFonts w:ascii="Times New Roman" w:hAnsi="Times New Roman" w:cs="Times New Roman"/>
          <w:i/>
          <w:iCs/>
          <w:lang w:val="en-US"/>
        </w:rPr>
        <w:t>Organizational Behavior and Human Decision Processes</w:t>
      </w:r>
      <w:r w:rsidRPr="00A902C7">
        <w:rPr>
          <w:rFonts w:ascii="Times New Roman" w:hAnsi="Times New Roman" w:cs="Times New Roman"/>
          <w:lang w:val="en-US"/>
        </w:rPr>
        <w:t xml:space="preserve">. </w:t>
      </w:r>
      <w:r w:rsidRPr="00A902C7">
        <w:rPr>
          <w:rFonts w:ascii="Times New Roman" w:hAnsi="Times New Roman" w:cs="Times New Roman"/>
          <w:b/>
          <w:bCs/>
          <w:lang w:val="en-US"/>
        </w:rPr>
        <w:t>144</w:t>
      </w:r>
      <w:r w:rsidRPr="00A902C7">
        <w:rPr>
          <w:rFonts w:ascii="Times New Roman" w:hAnsi="Times New Roman" w:cs="Times New Roman"/>
          <w:lang w:val="en-US"/>
        </w:rPr>
        <w:t>, 145–170 (2018).</w:t>
      </w:r>
    </w:p>
    <w:p w14:paraId="6C4C35A8"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31. </w:t>
      </w:r>
      <w:r w:rsidRPr="00A902C7">
        <w:rPr>
          <w:rFonts w:ascii="Times New Roman" w:hAnsi="Times New Roman" w:cs="Times New Roman"/>
          <w:lang w:val="en-US"/>
        </w:rPr>
        <w:tab/>
        <w:t xml:space="preserve">J. R. Mesmer-Magnus, L. A. DeChurch, </w:t>
      </w:r>
      <w:r w:rsidRPr="00A902C7">
        <w:rPr>
          <w:rFonts w:ascii="Times New Roman" w:hAnsi="Times New Roman" w:cs="Times New Roman"/>
          <w:i/>
          <w:iCs/>
          <w:lang w:val="en-US"/>
        </w:rPr>
        <w:t>Journal of Applied Psychology</w:t>
      </w:r>
      <w:r w:rsidRPr="00A902C7">
        <w:rPr>
          <w:rFonts w:ascii="Times New Roman" w:hAnsi="Times New Roman" w:cs="Times New Roman"/>
          <w:lang w:val="en-US"/>
        </w:rPr>
        <w:t xml:space="preserve">. </w:t>
      </w:r>
      <w:r w:rsidRPr="00A902C7">
        <w:rPr>
          <w:rFonts w:ascii="Times New Roman" w:hAnsi="Times New Roman" w:cs="Times New Roman"/>
          <w:b/>
          <w:bCs/>
          <w:lang w:val="en-US"/>
        </w:rPr>
        <w:t>94</w:t>
      </w:r>
      <w:r w:rsidRPr="00A902C7">
        <w:rPr>
          <w:rFonts w:ascii="Times New Roman" w:hAnsi="Times New Roman" w:cs="Times New Roman"/>
          <w:lang w:val="en-US"/>
        </w:rPr>
        <w:t>, 535–546 (2009).</w:t>
      </w:r>
    </w:p>
    <w:p w14:paraId="42B3604C"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32. </w:t>
      </w:r>
      <w:r w:rsidRPr="00A902C7">
        <w:rPr>
          <w:rFonts w:ascii="Times New Roman" w:hAnsi="Times New Roman" w:cs="Times New Roman"/>
          <w:lang w:val="en-US"/>
        </w:rPr>
        <w:tab/>
        <w:t xml:space="preserve">A. J. King </w:t>
      </w:r>
      <w:r w:rsidRPr="00A902C7">
        <w:rPr>
          <w:rFonts w:ascii="Times New Roman" w:hAnsi="Times New Roman" w:cs="Times New Roman"/>
          <w:i/>
          <w:iCs/>
          <w:lang w:val="en-US"/>
        </w:rPr>
        <w:t>et al.</w:t>
      </w:r>
      <w:r w:rsidRPr="00A902C7">
        <w:rPr>
          <w:rFonts w:ascii="Times New Roman" w:hAnsi="Times New Roman" w:cs="Times New Roman"/>
          <w:lang w:val="en-US"/>
        </w:rPr>
        <w:t xml:space="preserve">, </w:t>
      </w:r>
      <w:r w:rsidRPr="00A902C7">
        <w:rPr>
          <w:rFonts w:ascii="Times New Roman" w:hAnsi="Times New Roman" w:cs="Times New Roman"/>
          <w:i/>
          <w:iCs/>
          <w:lang w:val="en-US"/>
        </w:rPr>
        <w:t>Biol. Lett.</w:t>
      </w:r>
      <w:r w:rsidRPr="00A902C7">
        <w:rPr>
          <w:rFonts w:ascii="Times New Roman" w:hAnsi="Times New Roman" w:cs="Times New Roman"/>
          <w:lang w:val="en-US"/>
        </w:rPr>
        <w:t xml:space="preserve"> </w:t>
      </w:r>
      <w:r w:rsidRPr="00A902C7">
        <w:rPr>
          <w:rFonts w:ascii="Times New Roman" w:hAnsi="Times New Roman" w:cs="Times New Roman"/>
          <w:b/>
          <w:bCs/>
          <w:lang w:val="en-US"/>
        </w:rPr>
        <w:t>7</w:t>
      </w:r>
      <w:r w:rsidRPr="00A902C7">
        <w:rPr>
          <w:rFonts w:ascii="Times New Roman" w:hAnsi="Times New Roman" w:cs="Times New Roman"/>
          <w:lang w:val="en-US"/>
        </w:rPr>
        <w:t>, 237–240 (2011).</w:t>
      </w:r>
    </w:p>
    <w:p w14:paraId="76821D98"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33. </w:t>
      </w:r>
      <w:r w:rsidRPr="00A902C7">
        <w:rPr>
          <w:rFonts w:ascii="Times New Roman" w:hAnsi="Times New Roman" w:cs="Times New Roman"/>
          <w:lang w:val="en-US"/>
        </w:rPr>
        <w:tab/>
        <w:t xml:space="preserve">H. E. A. MacGregor, C. C. Ioannou, </w:t>
      </w:r>
      <w:r w:rsidRPr="00A902C7">
        <w:rPr>
          <w:rFonts w:ascii="Times New Roman" w:hAnsi="Times New Roman" w:cs="Times New Roman"/>
          <w:i/>
          <w:iCs/>
          <w:lang w:val="en-US"/>
        </w:rPr>
        <w:t>Ecology and Evolution</w:t>
      </w:r>
      <w:r w:rsidRPr="00A902C7">
        <w:rPr>
          <w:rFonts w:ascii="Times New Roman" w:hAnsi="Times New Roman" w:cs="Times New Roman"/>
          <w:lang w:val="en-US"/>
        </w:rPr>
        <w:t xml:space="preserve">. </w:t>
      </w:r>
      <w:r w:rsidRPr="00A902C7">
        <w:rPr>
          <w:rFonts w:ascii="Times New Roman" w:hAnsi="Times New Roman" w:cs="Times New Roman"/>
          <w:b/>
          <w:bCs/>
          <w:lang w:val="en-US"/>
        </w:rPr>
        <w:t>13</w:t>
      </w:r>
      <w:r w:rsidRPr="00A902C7">
        <w:rPr>
          <w:rFonts w:ascii="Times New Roman" w:hAnsi="Times New Roman" w:cs="Times New Roman"/>
          <w:lang w:val="en-US"/>
        </w:rPr>
        <w:t>, e10708 (2023).</w:t>
      </w:r>
    </w:p>
    <w:p w14:paraId="78B65630"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34. </w:t>
      </w:r>
      <w:r w:rsidRPr="00A902C7">
        <w:rPr>
          <w:rFonts w:ascii="Times New Roman" w:hAnsi="Times New Roman" w:cs="Times New Roman"/>
          <w:lang w:val="en-US"/>
        </w:rPr>
        <w:tab/>
        <w:t xml:space="preserve">A. C. Chamberlain, C. C. Ioannou, </w:t>
      </w:r>
      <w:r w:rsidRPr="00A902C7">
        <w:rPr>
          <w:rFonts w:ascii="Times New Roman" w:hAnsi="Times New Roman" w:cs="Times New Roman"/>
          <w:i/>
          <w:iCs/>
          <w:lang w:val="en-US"/>
        </w:rPr>
        <w:t>Animal Behaviour</w:t>
      </w:r>
      <w:r w:rsidRPr="00A902C7">
        <w:rPr>
          <w:rFonts w:ascii="Times New Roman" w:hAnsi="Times New Roman" w:cs="Times New Roman"/>
          <w:lang w:val="en-US"/>
        </w:rPr>
        <w:t xml:space="preserve">. </w:t>
      </w:r>
      <w:r w:rsidRPr="00A902C7">
        <w:rPr>
          <w:rFonts w:ascii="Times New Roman" w:hAnsi="Times New Roman" w:cs="Times New Roman"/>
          <w:b/>
          <w:bCs/>
          <w:lang w:val="en-US"/>
        </w:rPr>
        <w:t>156</w:t>
      </w:r>
      <w:r w:rsidRPr="00A902C7">
        <w:rPr>
          <w:rFonts w:ascii="Times New Roman" w:hAnsi="Times New Roman" w:cs="Times New Roman"/>
          <w:lang w:val="en-US"/>
        </w:rPr>
        <w:t>, 129–138 (2019).</w:t>
      </w:r>
    </w:p>
    <w:p w14:paraId="061566F4"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35. </w:t>
      </w:r>
      <w:r w:rsidRPr="00A902C7">
        <w:rPr>
          <w:rFonts w:ascii="Times New Roman" w:hAnsi="Times New Roman" w:cs="Times New Roman"/>
          <w:lang w:val="en-US"/>
        </w:rPr>
        <w:tab/>
        <w:t xml:space="preserve">S. Jones </w:t>
      </w:r>
      <w:r w:rsidRPr="00A902C7">
        <w:rPr>
          <w:rFonts w:ascii="Times New Roman" w:hAnsi="Times New Roman" w:cs="Times New Roman"/>
          <w:i/>
          <w:iCs/>
          <w:lang w:val="en-US"/>
        </w:rPr>
        <w:t>et al.</w:t>
      </w:r>
      <w:r w:rsidRPr="00A902C7">
        <w:rPr>
          <w:rFonts w:ascii="Times New Roman" w:hAnsi="Times New Roman" w:cs="Times New Roman"/>
          <w:lang w:val="en-US"/>
        </w:rPr>
        <w:t xml:space="preserve">, </w:t>
      </w:r>
      <w:r w:rsidRPr="00A902C7">
        <w:rPr>
          <w:rFonts w:ascii="Times New Roman" w:hAnsi="Times New Roman" w:cs="Times New Roman"/>
          <w:i/>
          <w:iCs/>
          <w:lang w:val="en-US"/>
        </w:rPr>
        <w:t>Animal Behaviour</w:t>
      </w:r>
      <w:r w:rsidRPr="00A902C7">
        <w:rPr>
          <w:rFonts w:ascii="Times New Roman" w:hAnsi="Times New Roman" w:cs="Times New Roman"/>
          <w:lang w:val="en-US"/>
        </w:rPr>
        <w:t xml:space="preserve">. </w:t>
      </w:r>
      <w:r w:rsidRPr="00A902C7">
        <w:rPr>
          <w:rFonts w:ascii="Times New Roman" w:hAnsi="Times New Roman" w:cs="Times New Roman"/>
          <w:b/>
          <w:bCs/>
          <w:lang w:val="en-US"/>
        </w:rPr>
        <w:t>156</w:t>
      </w:r>
      <w:r w:rsidRPr="00A902C7">
        <w:rPr>
          <w:rFonts w:ascii="Times New Roman" w:hAnsi="Times New Roman" w:cs="Times New Roman"/>
          <w:lang w:val="en-US"/>
        </w:rPr>
        <w:t>, 87–95 (2019).</w:t>
      </w:r>
    </w:p>
    <w:p w14:paraId="7E1B4753"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36. </w:t>
      </w:r>
      <w:r w:rsidRPr="00A902C7">
        <w:rPr>
          <w:rFonts w:ascii="Times New Roman" w:hAnsi="Times New Roman" w:cs="Times New Roman"/>
          <w:lang w:val="en-US"/>
        </w:rPr>
        <w:tab/>
        <w:t>J. R. Attwell, thesis, University of Bristol, Bristol, England (2023).</w:t>
      </w:r>
    </w:p>
    <w:p w14:paraId="778C2D31"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37. </w:t>
      </w:r>
      <w:r w:rsidRPr="00A902C7">
        <w:rPr>
          <w:rFonts w:ascii="Times New Roman" w:hAnsi="Times New Roman" w:cs="Times New Roman"/>
          <w:lang w:val="en-US"/>
        </w:rPr>
        <w:tab/>
        <w:t xml:space="preserve">C. L. Devereux, E. Fernàndez‐Juricic, J. R. Krebs, M. J. Whittingham, </w:t>
      </w:r>
      <w:r w:rsidRPr="00A902C7">
        <w:rPr>
          <w:rFonts w:ascii="Times New Roman" w:hAnsi="Times New Roman" w:cs="Times New Roman"/>
          <w:i/>
          <w:iCs/>
          <w:lang w:val="en-US"/>
        </w:rPr>
        <w:t>Ibis</w:t>
      </w:r>
      <w:r w:rsidRPr="00A902C7">
        <w:rPr>
          <w:rFonts w:ascii="Times New Roman" w:hAnsi="Times New Roman" w:cs="Times New Roman"/>
          <w:lang w:val="en-US"/>
        </w:rPr>
        <w:t xml:space="preserve">. </w:t>
      </w:r>
      <w:r w:rsidRPr="00A902C7">
        <w:rPr>
          <w:rFonts w:ascii="Times New Roman" w:hAnsi="Times New Roman" w:cs="Times New Roman"/>
          <w:b/>
          <w:bCs/>
          <w:lang w:val="en-US"/>
        </w:rPr>
        <w:t>150</w:t>
      </w:r>
      <w:r w:rsidRPr="00A902C7">
        <w:rPr>
          <w:rFonts w:ascii="Times New Roman" w:hAnsi="Times New Roman" w:cs="Times New Roman"/>
          <w:lang w:val="en-US"/>
        </w:rPr>
        <w:t>, 191–198 (2008).</w:t>
      </w:r>
    </w:p>
    <w:p w14:paraId="57AE9C52" w14:textId="77777777" w:rsidR="00A902C7" w:rsidRDefault="00A902C7" w:rsidP="00A902C7">
      <w:pPr>
        <w:pStyle w:val="Bibliografa"/>
        <w:rPr>
          <w:rFonts w:ascii="Times New Roman" w:hAnsi="Times New Roman" w:cs="Times New Roman"/>
        </w:rPr>
      </w:pPr>
      <w:r w:rsidRPr="00A902C7">
        <w:rPr>
          <w:rFonts w:ascii="Times New Roman" w:hAnsi="Times New Roman" w:cs="Times New Roman"/>
          <w:lang w:val="en-US"/>
        </w:rPr>
        <w:t xml:space="preserve">38. </w:t>
      </w:r>
      <w:r w:rsidRPr="00A902C7">
        <w:rPr>
          <w:rFonts w:ascii="Times New Roman" w:hAnsi="Times New Roman" w:cs="Times New Roman"/>
          <w:lang w:val="en-US"/>
        </w:rPr>
        <w:tab/>
        <w:t xml:space="preserve">G. Chaverri, E. H. Gillam, M. J. Vonhof, </w:t>
      </w:r>
      <w:r w:rsidRPr="00A902C7">
        <w:rPr>
          <w:rFonts w:ascii="Times New Roman" w:hAnsi="Times New Roman" w:cs="Times New Roman"/>
          <w:i/>
          <w:iCs/>
          <w:lang w:val="en-US"/>
        </w:rPr>
        <w:t>Biology Letters</w:t>
      </w:r>
      <w:r w:rsidRPr="00A902C7">
        <w:rPr>
          <w:rFonts w:ascii="Times New Roman" w:hAnsi="Times New Roman" w:cs="Times New Roman"/>
          <w:lang w:val="en-US"/>
        </w:rPr>
        <w:t xml:space="preserve">. </w:t>
      </w:r>
      <w:r>
        <w:rPr>
          <w:rFonts w:ascii="Times New Roman" w:hAnsi="Times New Roman" w:cs="Times New Roman"/>
          <w:b/>
          <w:bCs/>
        </w:rPr>
        <w:t>6</w:t>
      </w:r>
      <w:r>
        <w:rPr>
          <w:rFonts w:ascii="Times New Roman" w:hAnsi="Times New Roman" w:cs="Times New Roman"/>
        </w:rPr>
        <w:t>, 441–444 (2010).</w:t>
      </w:r>
    </w:p>
    <w:p w14:paraId="60AFE8CD"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lastRenderedPageBreak/>
        <w:t xml:space="preserve">39. </w:t>
      </w:r>
      <w:r w:rsidRPr="00A902C7">
        <w:rPr>
          <w:rFonts w:ascii="Times New Roman" w:hAnsi="Times New Roman" w:cs="Times New Roman"/>
          <w:lang w:val="en-US"/>
        </w:rPr>
        <w:tab/>
        <w:t xml:space="preserve">C.-C. Liao, R. D. Magrath, M. B. Manser, D. R. Farine, </w:t>
      </w:r>
      <w:r w:rsidRPr="00A902C7">
        <w:rPr>
          <w:rFonts w:ascii="Times New Roman" w:hAnsi="Times New Roman" w:cs="Times New Roman"/>
          <w:i/>
          <w:iCs/>
          <w:lang w:val="en-US"/>
        </w:rPr>
        <w:t>Phil. Trans. R. Soc. B</w:t>
      </w:r>
      <w:r w:rsidRPr="00A902C7">
        <w:rPr>
          <w:rFonts w:ascii="Times New Roman" w:hAnsi="Times New Roman" w:cs="Times New Roman"/>
          <w:lang w:val="en-US"/>
        </w:rPr>
        <w:t xml:space="preserve">. </w:t>
      </w:r>
      <w:r w:rsidRPr="00A902C7">
        <w:rPr>
          <w:rFonts w:ascii="Times New Roman" w:hAnsi="Times New Roman" w:cs="Times New Roman"/>
          <w:b/>
          <w:bCs/>
          <w:lang w:val="en-US"/>
        </w:rPr>
        <w:t>379</w:t>
      </w:r>
      <w:r w:rsidRPr="00A902C7">
        <w:rPr>
          <w:rFonts w:ascii="Times New Roman" w:hAnsi="Times New Roman" w:cs="Times New Roman"/>
          <w:lang w:val="en-US"/>
        </w:rPr>
        <w:t>, 20230184 (2024).</w:t>
      </w:r>
    </w:p>
    <w:p w14:paraId="5782F9B5"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40. </w:t>
      </w:r>
      <w:r w:rsidRPr="00A902C7">
        <w:rPr>
          <w:rFonts w:ascii="Times New Roman" w:hAnsi="Times New Roman" w:cs="Times New Roman"/>
          <w:lang w:val="en-US"/>
        </w:rPr>
        <w:tab/>
        <w:t xml:space="preserve">J. H. McDermott, </w:t>
      </w:r>
      <w:r w:rsidRPr="00A902C7">
        <w:rPr>
          <w:rFonts w:ascii="Times New Roman" w:hAnsi="Times New Roman" w:cs="Times New Roman"/>
          <w:i/>
          <w:iCs/>
          <w:lang w:val="en-US"/>
        </w:rPr>
        <w:t>Current Biology</w:t>
      </w:r>
      <w:r w:rsidRPr="00A902C7">
        <w:rPr>
          <w:rFonts w:ascii="Times New Roman" w:hAnsi="Times New Roman" w:cs="Times New Roman"/>
          <w:lang w:val="en-US"/>
        </w:rPr>
        <w:t xml:space="preserve">. </w:t>
      </w:r>
      <w:r w:rsidRPr="00A902C7">
        <w:rPr>
          <w:rFonts w:ascii="Times New Roman" w:hAnsi="Times New Roman" w:cs="Times New Roman"/>
          <w:b/>
          <w:bCs/>
          <w:lang w:val="en-US"/>
        </w:rPr>
        <w:t>19</w:t>
      </w:r>
      <w:r w:rsidRPr="00A902C7">
        <w:rPr>
          <w:rFonts w:ascii="Times New Roman" w:hAnsi="Times New Roman" w:cs="Times New Roman"/>
          <w:lang w:val="en-US"/>
        </w:rPr>
        <w:t>, R1024–R1027 (2009).</w:t>
      </w:r>
    </w:p>
    <w:p w14:paraId="56B26A8C"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41. </w:t>
      </w:r>
      <w:r w:rsidRPr="00A902C7">
        <w:rPr>
          <w:rFonts w:ascii="Times New Roman" w:hAnsi="Times New Roman" w:cs="Times New Roman"/>
          <w:lang w:val="en-US"/>
        </w:rPr>
        <w:tab/>
        <w:t xml:space="preserve">M. A. Bee, C. Micheyl, </w:t>
      </w:r>
      <w:r w:rsidRPr="00A902C7">
        <w:rPr>
          <w:rFonts w:ascii="Times New Roman" w:hAnsi="Times New Roman" w:cs="Times New Roman"/>
          <w:i/>
          <w:iCs/>
          <w:lang w:val="en-US"/>
        </w:rPr>
        <w:t>Journal of Comparative Psychology</w:t>
      </w:r>
      <w:r w:rsidRPr="00A902C7">
        <w:rPr>
          <w:rFonts w:ascii="Times New Roman" w:hAnsi="Times New Roman" w:cs="Times New Roman"/>
          <w:lang w:val="en-US"/>
        </w:rPr>
        <w:t xml:space="preserve">. </w:t>
      </w:r>
      <w:r w:rsidRPr="00A902C7">
        <w:rPr>
          <w:rFonts w:ascii="Times New Roman" w:hAnsi="Times New Roman" w:cs="Times New Roman"/>
          <w:b/>
          <w:bCs/>
          <w:lang w:val="en-US"/>
        </w:rPr>
        <w:t>122</w:t>
      </w:r>
      <w:r w:rsidRPr="00A902C7">
        <w:rPr>
          <w:rFonts w:ascii="Times New Roman" w:hAnsi="Times New Roman" w:cs="Times New Roman"/>
          <w:lang w:val="en-US"/>
        </w:rPr>
        <w:t>, 235–251 (2008).</w:t>
      </w:r>
    </w:p>
    <w:p w14:paraId="15AE55E1"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42. </w:t>
      </w:r>
      <w:r w:rsidRPr="00A902C7">
        <w:rPr>
          <w:rFonts w:ascii="Times New Roman" w:hAnsi="Times New Roman" w:cs="Times New Roman"/>
          <w:lang w:val="en-US"/>
        </w:rPr>
        <w:tab/>
        <w:t xml:space="preserve">C.-C. Liao, R. D. Magrath, M. B. Manser, D. R. Farine, </w:t>
      </w:r>
      <w:r w:rsidRPr="00A902C7">
        <w:rPr>
          <w:rFonts w:ascii="Times New Roman" w:hAnsi="Times New Roman" w:cs="Times New Roman"/>
          <w:i/>
          <w:iCs/>
          <w:lang w:val="en-US"/>
        </w:rPr>
        <w:t>Phil. Trans. R. Soc. B</w:t>
      </w:r>
      <w:r w:rsidRPr="00A902C7">
        <w:rPr>
          <w:rFonts w:ascii="Times New Roman" w:hAnsi="Times New Roman" w:cs="Times New Roman"/>
          <w:lang w:val="en-US"/>
        </w:rPr>
        <w:t xml:space="preserve">. </w:t>
      </w:r>
      <w:r w:rsidRPr="00A902C7">
        <w:rPr>
          <w:rFonts w:ascii="Times New Roman" w:hAnsi="Times New Roman" w:cs="Times New Roman"/>
          <w:b/>
          <w:bCs/>
          <w:lang w:val="en-US"/>
        </w:rPr>
        <w:t>379</w:t>
      </w:r>
      <w:r w:rsidRPr="00A902C7">
        <w:rPr>
          <w:rFonts w:ascii="Times New Roman" w:hAnsi="Times New Roman" w:cs="Times New Roman"/>
          <w:lang w:val="en-US"/>
        </w:rPr>
        <w:t>, 20230184 (2024).</w:t>
      </w:r>
    </w:p>
    <w:p w14:paraId="5C21441F"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43. </w:t>
      </w:r>
      <w:r w:rsidRPr="00A902C7">
        <w:rPr>
          <w:rFonts w:ascii="Times New Roman" w:hAnsi="Times New Roman" w:cs="Times New Roman"/>
          <w:lang w:val="en-US"/>
        </w:rPr>
        <w:tab/>
        <w:t xml:space="preserve">M. A. Strodl, P. Schausberger, </w:t>
      </w:r>
      <w:r w:rsidRPr="00A902C7">
        <w:rPr>
          <w:rFonts w:ascii="Times New Roman" w:hAnsi="Times New Roman" w:cs="Times New Roman"/>
          <w:i/>
          <w:iCs/>
          <w:lang w:val="en-US"/>
        </w:rPr>
        <w:t>Oikos</w:t>
      </w:r>
      <w:r w:rsidRPr="00A902C7">
        <w:rPr>
          <w:rFonts w:ascii="Times New Roman" w:hAnsi="Times New Roman" w:cs="Times New Roman"/>
          <w:lang w:val="en-US"/>
        </w:rPr>
        <w:t xml:space="preserve">. </w:t>
      </w:r>
      <w:r w:rsidRPr="00A902C7">
        <w:rPr>
          <w:rFonts w:ascii="Times New Roman" w:hAnsi="Times New Roman" w:cs="Times New Roman"/>
          <w:b/>
          <w:bCs/>
          <w:lang w:val="en-US"/>
        </w:rPr>
        <w:t>122</w:t>
      </w:r>
      <w:r w:rsidRPr="00A902C7">
        <w:rPr>
          <w:rFonts w:ascii="Times New Roman" w:hAnsi="Times New Roman" w:cs="Times New Roman"/>
          <w:lang w:val="en-US"/>
        </w:rPr>
        <w:t>, 1217–1226 (2013).</w:t>
      </w:r>
    </w:p>
    <w:p w14:paraId="033F39A0"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44. </w:t>
      </w:r>
      <w:r w:rsidRPr="00A902C7">
        <w:rPr>
          <w:rFonts w:ascii="Times New Roman" w:hAnsi="Times New Roman" w:cs="Times New Roman"/>
          <w:lang w:val="en-US"/>
        </w:rPr>
        <w:tab/>
        <w:t xml:space="preserve">S. W. Griffiths, S. Brockmark, J. Höjesjö, J. I. Johnsson, </w:t>
      </w:r>
      <w:r w:rsidRPr="00A902C7">
        <w:rPr>
          <w:rFonts w:ascii="Times New Roman" w:hAnsi="Times New Roman" w:cs="Times New Roman"/>
          <w:i/>
          <w:iCs/>
          <w:lang w:val="en-US"/>
        </w:rPr>
        <w:t>Proc. R. Soc. Lond. B</w:t>
      </w:r>
      <w:r w:rsidRPr="00A902C7">
        <w:rPr>
          <w:rFonts w:ascii="Times New Roman" w:hAnsi="Times New Roman" w:cs="Times New Roman"/>
          <w:lang w:val="en-US"/>
        </w:rPr>
        <w:t xml:space="preserve">. </w:t>
      </w:r>
      <w:r w:rsidRPr="00A902C7">
        <w:rPr>
          <w:rFonts w:ascii="Times New Roman" w:hAnsi="Times New Roman" w:cs="Times New Roman"/>
          <w:b/>
          <w:bCs/>
          <w:lang w:val="en-US"/>
        </w:rPr>
        <w:t>271</w:t>
      </w:r>
      <w:r w:rsidRPr="00A902C7">
        <w:rPr>
          <w:rFonts w:ascii="Times New Roman" w:hAnsi="Times New Roman" w:cs="Times New Roman"/>
          <w:lang w:val="en-US"/>
        </w:rPr>
        <w:t>, 695–699 (2004).</w:t>
      </w:r>
    </w:p>
    <w:p w14:paraId="2B9252DE"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45. </w:t>
      </w:r>
      <w:r w:rsidRPr="00A902C7">
        <w:rPr>
          <w:rFonts w:ascii="Times New Roman" w:hAnsi="Times New Roman" w:cs="Times New Roman"/>
          <w:lang w:val="en-US"/>
        </w:rPr>
        <w:tab/>
        <w:t xml:space="preserve">M. M. Mariette, S. C. Griffith, </w:t>
      </w:r>
      <w:r w:rsidRPr="00A902C7">
        <w:rPr>
          <w:rFonts w:ascii="Times New Roman" w:hAnsi="Times New Roman" w:cs="Times New Roman"/>
          <w:i/>
          <w:iCs/>
          <w:lang w:val="en-US"/>
        </w:rPr>
        <w:t>Journal of Avian Biology</w:t>
      </w:r>
      <w:r w:rsidRPr="00A902C7">
        <w:rPr>
          <w:rFonts w:ascii="Times New Roman" w:hAnsi="Times New Roman" w:cs="Times New Roman"/>
          <w:lang w:val="en-US"/>
        </w:rPr>
        <w:t xml:space="preserve">. </w:t>
      </w:r>
      <w:r w:rsidRPr="00A902C7">
        <w:rPr>
          <w:rFonts w:ascii="Times New Roman" w:hAnsi="Times New Roman" w:cs="Times New Roman"/>
          <w:b/>
          <w:bCs/>
          <w:lang w:val="en-US"/>
        </w:rPr>
        <w:t>43</w:t>
      </w:r>
      <w:r w:rsidRPr="00A902C7">
        <w:rPr>
          <w:rFonts w:ascii="Times New Roman" w:hAnsi="Times New Roman" w:cs="Times New Roman"/>
          <w:lang w:val="en-US"/>
        </w:rPr>
        <w:t>, 131–140 (2012).</w:t>
      </w:r>
    </w:p>
    <w:p w14:paraId="2781DAC8"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46. </w:t>
      </w:r>
      <w:r w:rsidRPr="00A902C7">
        <w:rPr>
          <w:rFonts w:ascii="Times New Roman" w:hAnsi="Times New Roman" w:cs="Times New Roman"/>
          <w:lang w:val="en-US"/>
        </w:rPr>
        <w:tab/>
        <w:t xml:space="preserve">C. Doutrelant, R. Covas, </w:t>
      </w:r>
      <w:r w:rsidRPr="00A902C7">
        <w:rPr>
          <w:rFonts w:ascii="Times New Roman" w:hAnsi="Times New Roman" w:cs="Times New Roman"/>
          <w:i/>
          <w:iCs/>
          <w:lang w:val="en-US"/>
        </w:rPr>
        <w:t>Animal Behaviour</w:t>
      </w:r>
      <w:r w:rsidRPr="00A902C7">
        <w:rPr>
          <w:rFonts w:ascii="Times New Roman" w:hAnsi="Times New Roman" w:cs="Times New Roman"/>
          <w:lang w:val="en-US"/>
        </w:rPr>
        <w:t xml:space="preserve">. </w:t>
      </w:r>
      <w:r w:rsidRPr="00A902C7">
        <w:rPr>
          <w:rFonts w:ascii="Times New Roman" w:hAnsi="Times New Roman" w:cs="Times New Roman"/>
          <w:b/>
          <w:bCs/>
          <w:lang w:val="en-US"/>
        </w:rPr>
        <w:t>74</w:t>
      </w:r>
      <w:r w:rsidRPr="00A902C7">
        <w:rPr>
          <w:rFonts w:ascii="Times New Roman" w:hAnsi="Times New Roman" w:cs="Times New Roman"/>
          <w:lang w:val="en-US"/>
        </w:rPr>
        <w:t>, 739–747 (2007).</w:t>
      </w:r>
    </w:p>
    <w:p w14:paraId="3BB2E3C1"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47. </w:t>
      </w:r>
      <w:r w:rsidRPr="00A902C7">
        <w:rPr>
          <w:rFonts w:ascii="Times New Roman" w:hAnsi="Times New Roman" w:cs="Times New Roman"/>
          <w:lang w:val="en-US"/>
        </w:rPr>
        <w:tab/>
        <w:t xml:space="preserve">K. E. Lucia, B. Keane, </w:t>
      </w:r>
      <w:r w:rsidRPr="00A902C7">
        <w:rPr>
          <w:rFonts w:ascii="Times New Roman" w:hAnsi="Times New Roman" w:cs="Times New Roman"/>
          <w:i/>
          <w:iCs/>
          <w:lang w:val="en-US"/>
        </w:rPr>
        <w:t>Behav Ecol Sociobiol</w:t>
      </w:r>
      <w:r w:rsidRPr="00A902C7">
        <w:rPr>
          <w:rFonts w:ascii="Times New Roman" w:hAnsi="Times New Roman" w:cs="Times New Roman"/>
          <w:lang w:val="en-US"/>
        </w:rPr>
        <w:t xml:space="preserve">. </w:t>
      </w:r>
      <w:r w:rsidRPr="00A902C7">
        <w:rPr>
          <w:rFonts w:ascii="Times New Roman" w:hAnsi="Times New Roman" w:cs="Times New Roman"/>
          <w:b/>
          <w:bCs/>
          <w:lang w:val="en-US"/>
        </w:rPr>
        <w:t>66</w:t>
      </w:r>
      <w:r w:rsidRPr="00A902C7">
        <w:rPr>
          <w:rFonts w:ascii="Times New Roman" w:hAnsi="Times New Roman" w:cs="Times New Roman"/>
          <w:lang w:val="en-US"/>
        </w:rPr>
        <w:t>, 13–27 (2012).</w:t>
      </w:r>
    </w:p>
    <w:p w14:paraId="58D82653"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48. </w:t>
      </w:r>
      <w:r w:rsidRPr="00A902C7">
        <w:rPr>
          <w:rFonts w:ascii="Times New Roman" w:hAnsi="Times New Roman" w:cs="Times New Roman"/>
          <w:lang w:val="en-US"/>
        </w:rPr>
        <w:tab/>
        <w:t xml:space="preserve">A. Culina, J. A. Firth, C. A. Hinde, </w:t>
      </w:r>
      <w:r w:rsidRPr="00A902C7">
        <w:rPr>
          <w:rFonts w:ascii="Times New Roman" w:hAnsi="Times New Roman" w:cs="Times New Roman"/>
          <w:i/>
          <w:iCs/>
          <w:lang w:val="en-US"/>
        </w:rPr>
        <w:t>Proc. R. Soc. B.</w:t>
      </w:r>
      <w:r w:rsidRPr="00A902C7">
        <w:rPr>
          <w:rFonts w:ascii="Times New Roman" w:hAnsi="Times New Roman" w:cs="Times New Roman"/>
          <w:lang w:val="en-US"/>
        </w:rPr>
        <w:t xml:space="preserve"> </w:t>
      </w:r>
      <w:r w:rsidRPr="00A902C7">
        <w:rPr>
          <w:rFonts w:ascii="Times New Roman" w:hAnsi="Times New Roman" w:cs="Times New Roman"/>
          <w:b/>
          <w:bCs/>
          <w:lang w:val="en-US"/>
        </w:rPr>
        <w:t>287</w:t>
      </w:r>
      <w:r w:rsidRPr="00A902C7">
        <w:rPr>
          <w:rFonts w:ascii="Times New Roman" w:hAnsi="Times New Roman" w:cs="Times New Roman"/>
          <w:lang w:val="en-US"/>
        </w:rPr>
        <w:t>, 20201554 (2020).</w:t>
      </w:r>
    </w:p>
    <w:p w14:paraId="7743155E"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49. </w:t>
      </w:r>
      <w:r w:rsidRPr="00A902C7">
        <w:rPr>
          <w:rFonts w:ascii="Times New Roman" w:hAnsi="Times New Roman" w:cs="Times New Roman"/>
          <w:lang w:val="en-US"/>
        </w:rPr>
        <w:tab/>
        <w:t xml:space="preserve">P. Byholm, M. Beal, N. Isaksson, U. Lötberg, S. Åkesson, </w:t>
      </w:r>
      <w:r w:rsidRPr="00A902C7">
        <w:rPr>
          <w:rFonts w:ascii="Times New Roman" w:hAnsi="Times New Roman" w:cs="Times New Roman"/>
          <w:i/>
          <w:iCs/>
          <w:lang w:val="en-US"/>
        </w:rPr>
        <w:t>Nat Commun</w:t>
      </w:r>
      <w:r w:rsidRPr="00A902C7">
        <w:rPr>
          <w:rFonts w:ascii="Times New Roman" w:hAnsi="Times New Roman" w:cs="Times New Roman"/>
          <w:lang w:val="en-US"/>
        </w:rPr>
        <w:t xml:space="preserve">. </w:t>
      </w:r>
      <w:r w:rsidRPr="00A902C7">
        <w:rPr>
          <w:rFonts w:ascii="Times New Roman" w:hAnsi="Times New Roman" w:cs="Times New Roman"/>
          <w:b/>
          <w:bCs/>
          <w:lang w:val="en-US"/>
        </w:rPr>
        <w:t>13</w:t>
      </w:r>
      <w:r w:rsidRPr="00A902C7">
        <w:rPr>
          <w:rFonts w:ascii="Times New Roman" w:hAnsi="Times New Roman" w:cs="Times New Roman"/>
          <w:lang w:val="en-US"/>
        </w:rPr>
        <w:t>, 1566 (2022).</w:t>
      </w:r>
    </w:p>
    <w:p w14:paraId="6397A178"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50. </w:t>
      </w:r>
      <w:r w:rsidRPr="00A902C7">
        <w:rPr>
          <w:rFonts w:ascii="Times New Roman" w:hAnsi="Times New Roman" w:cs="Times New Roman"/>
          <w:lang w:val="en-US"/>
        </w:rPr>
        <w:tab/>
        <w:t xml:space="preserve">R. Chetverikova, O. Babushkina, S. Galkina, V. Shokhrin, J. Bojarinova, </w:t>
      </w:r>
      <w:r w:rsidRPr="00A902C7">
        <w:rPr>
          <w:rFonts w:ascii="Times New Roman" w:hAnsi="Times New Roman" w:cs="Times New Roman"/>
          <w:i/>
          <w:iCs/>
          <w:lang w:val="en-US"/>
        </w:rPr>
        <w:t>Behav Ecol Sociobiol</w:t>
      </w:r>
      <w:r w:rsidRPr="00A902C7">
        <w:rPr>
          <w:rFonts w:ascii="Times New Roman" w:hAnsi="Times New Roman" w:cs="Times New Roman"/>
          <w:lang w:val="en-US"/>
        </w:rPr>
        <w:t xml:space="preserve">. </w:t>
      </w:r>
      <w:r w:rsidRPr="00A902C7">
        <w:rPr>
          <w:rFonts w:ascii="Times New Roman" w:hAnsi="Times New Roman" w:cs="Times New Roman"/>
          <w:b/>
          <w:bCs/>
          <w:lang w:val="en-US"/>
        </w:rPr>
        <w:t>71</w:t>
      </w:r>
      <w:r w:rsidRPr="00A902C7">
        <w:rPr>
          <w:rFonts w:ascii="Times New Roman" w:hAnsi="Times New Roman" w:cs="Times New Roman"/>
          <w:lang w:val="en-US"/>
        </w:rPr>
        <w:t>, 40 (2017).</w:t>
      </w:r>
    </w:p>
    <w:p w14:paraId="4B1A6F34"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51. </w:t>
      </w:r>
      <w:r w:rsidRPr="00A902C7">
        <w:rPr>
          <w:rFonts w:ascii="Times New Roman" w:hAnsi="Times New Roman" w:cs="Times New Roman"/>
          <w:lang w:val="en-US"/>
        </w:rPr>
        <w:tab/>
        <w:t xml:space="preserve">A. Kölzsch </w:t>
      </w:r>
      <w:r w:rsidRPr="00A902C7">
        <w:rPr>
          <w:rFonts w:ascii="Times New Roman" w:hAnsi="Times New Roman" w:cs="Times New Roman"/>
          <w:i/>
          <w:iCs/>
          <w:lang w:val="en-US"/>
        </w:rPr>
        <w:t>et al.</w:t>
      </w:r>
      <w:r w:rsidRPr="00A902C7">
        <w:rPr>
          <w:rFonts w:ascii="Times New Roman" w:hAnsi="Times New Roman" w:cs="Times New Roman"/>
          <w:lang w:val="en-US"/>
        </w:rPr>
        <w:t xml:space="preserve">, </w:t>
      </w:r>
      <w:r w:rsidRPr="00A902C7">
        <w:rPr>
          <w:rFonts w:ascii="Times New Roman" w:hAnsi="Times New Roman" w:cs="Times New Roman"/>
          <w:i/>
          <w:iCs/>
          <w:lang w:val="en-US"/>
        </w:rPr>
        <w:t>Journal of Avian Biology</w:t>
      </w:r>
      <w:r w:rsidRPr="00A902C7">
        <w:rPr>
          <w:rFonts w:ascii="Times New Roman" w:hAnsi="Times New Roman" w:cs="Times New Roman"/>
          <w:lang w:val="en-US"/>
        </w:rPr>
        <w:t>, in press, doi:10.1111/jav.02392.</w:t>
      </w:r>
    </w:p>
    <w:p w14:paraId="50290C56"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52. </w:t>
      </w:r>
      <w:r w:rsidRPr="00A902C7">
        <w:rPr>
          <w:rFonts w:ascii="Times New Roman" w:hAnsi="Times New Roman" w:cs="Times New Roman"/>
          <w:lang w:val="en-US"/>
        </w:rPr>
        <w:tab/>
        <w:t xml:space="preserve">G. Chaverri, T. H. Kunz, </w:t>
      </w:r>
      <w:r w:rsidRPr="00A902C7">
        <w:rPr>
          <w:rFonts w:ascii="Times New Roman" w:hAnsi="Times New Roman" w:cs="Times New Roman"/>
          <w:i/>
          <w:iCs/>
          <w:lang w:val="en-US"/>
        </w:rPr>
        <w:t>PLoS ONE</w:t>
      </w:r>
      <w:r w:rsidRPr="00A902C7">
        <w:rPr>
          <w:rFonts w:ascii="Times New Roman" w:hAnsi="Times New Roman" w:cs="Times New Roman"/>
          <w:lang w:val="en-US"/>
        </w:rPr>
        <w:t xml:space="preserve">. </w:t>
      </w:r>
      <w:r w:rsidRPr="00A902C7">
        <w:rPr>
          <w:rFonts w:ascii="Times New Roman" w:hAnsi="Times New Roman" w:cs="Times New Roman"/>
          <w:b/>
          <w:bCs/>
          <w:lang w:val="en-US"/>
        </w:rPr>
        <w:t>6</w:t>
      </w:r>
      <w:r w:rsidRPr="00A902C7">
        <w:rPr>
          <w:rFonts w:ascii="Times New Roman" w:hAnsi="Times New Roman" w:cs="Times New Roman"/>
          <w:lang w:val="en-US"/>
        </w:rPr>
        <w:t>, e28821 (2011).</w:t>
      </w:r>
    </w:p>
    <w:p w14:paraId="51CB0F0A"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53. </w:t>
      </w:r>
      <w:r w:rsidRPr="00A902C7">
        <w:rPr>
          <w:rFonts w:ascii="Times New Roman" w:hAnsi="Times New Roman" w:cs="Times New Roman"/>
          <w:lang w:val="en-US"/>
        </w:rPr>
        <w:tab/>
        <w:t xml:space="preserve">B. K. Montero, E. H. Gillam, </w:t>
      </w:r>
      <w:r w:rsidRPr="00A902C7">
        <w:rPr>
          <w:rFonts w:ascii="Times New Roman" w:hAnsi="Times New Roman" w:cs="Times New Roman"/>
          <w:i/>
          <w:iCs/>
          <w:lang w:val="en-US"/>
        </w:rPr>
        <w:t>Animal Behaviour</w:t>
      </w:r>
      <w:r w:rsidRPr="00A902C7">
        <w:rPr>
          <w:rFonts w:ascii="Times New Roman" w:hAnsi="Times New Roman" w:cs="Times New Roman"/>
          <w:lang w:val="en-US"/>
        </w:rPr>
        <w:t xml:space="preserve">. </w:t>
      </w:r>
      <w:r w:rsidRPr="00A902C7">
        <w:rPr>
          <w:rFonts w:ascii="Times New Roman" w:hAnsi="Times New Roman" w:cs="Times New Roman"/>
          <w:b/>
          <w:bCs/>
          <w:lang w:val="en-US"/>
        </w:rPr>
        <w:t>108</w:t>
      </w:r>
      <w:r w:rsidRPr="00A902C7">
        <w:rPr>
          <w:rFonts w:ascii="Times New Roman" w:hAnsi="Times New Roman" w:cs="Times New Roman"/>
          <w:lang w:val="en-US"/>
        </w:rPr>
        <w:t>, 81–89 (2015).</w:t>
      </w:r>
    </w:p>
    <w:p w14:paraId="760CDDA1"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54. </w:t>
      </w:r>
      <w:r w:rsidRPr="00A902C7">
        <w:rPr>
          <w:rFonts w:ascii="Times New Roman" w:hAnsi="Times New Roman" w:cs="Times New Roman"/>
          <w:lang w:val="en-US"/>
        </w:rPr>
        <w:tab/>
        <w:t xml:space="preserve">B. E. Jackson, D. J. Evangelista, D. D. Ray, T. L. Hedrick, </w:t>
      </w:r>
      <w:r w:rsidRPr="00A902C7">
        <w:rPr>
          <w:rFonts w:ascii="Times New Roman" w:hAnsi="Times New Roman" w:cs="Times New Roman"/>
          <w:i/>
          <w:iCs/>
          <w:lang w:val="en-US"/>
        </w:rPr>
        <w:t>Biology Open</w:t>
      </w:r>
      <w:r w:rsidRPr="00A902C7">
        <w:rPr>
          <w:rFonts w:ascii="Times New Roman" w:hAnsi="Times New Roman" w:cs="Times New Roman"/>
          <w:lang w:val="en-US"/>
        </w:rPr>
        <w:t xml:space="preserve">. </w:t>
      </w:r>
      <w:r w:rsidRPr="00A902C7">
        <w:rPr>
          <w:rFonts w:ascii="Times New Roman" w:hAnsi="Times New Roman" w:cs="Times New Roman"/>
          <w:b/>
          <w:bCs/>
          <w:lang w:val="en-US"/>
        </w:rPr>
        <w:t>5</w:t>
      </w:r>
      <w:r w:rsidRPr="00A902C7">
        <w:rPr>
          <w:rFonts w:ascii="Times New Roman" w:hAnsi="Times New Roman" w:cs="Times New Roman"/>
          <w:lang w:val="en-US"/>
        </w:rPr>
        <w:t>, 1334–1342 (2016).</w:t>
      </w:r>
    </w:p>
    <w:p w14:paraId="669F5203"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55. </w:t>
      </w:r>
      <w:r w:rsidRPr="00A902C7">
        <w:rPr>
          <w:rFonts w:ascii="Times New Roman" w:hAnsi="Times New Roman" w:cs="Times New Roman"/>
          <w:lang w:val="en-US"/>
        </w:rPr>
        <w:tab/>
        <w:t xml:space="preserve">M. Sagot, N. Rose, G. Chaverri, </w:t>
      </w:r>
      <w:r w:rsidRPr="00A902C7">
        <w:rPr>
          <w:rFonts w:ascii="Times New Roman" w:hAnsi="Times New Roman" w:cs="Times New Roman"/>
          <w:i/>
          <w:iCs/>
          <w:lang w:val="en-US"/>
        </w:rPr>
        <w:t>Phil. Trans. R. Soc. B</w:t>
      </w:r>
      <w:r w:rsidRPr="00A902C7">
        <w:rPr>
          <w:rFonts w:ascii="Times New Roman" w:hAnsi="Times New Roman" w:cs="Times New Roman"/>
          <w:lang w:val="en-US"/>
        </w:rPr>
        <w:t xml:space="preserve">. </w:t>
      </w:r>
      <w:r w:rsidRPr="00A902C7">
        <w:rPr>
          <w:rFonts w:ascii="Times New Roman" w:hAnsi="Times New Roman" w:cs="Times New Roman"/>
          <w:b/>
          <w:bCs/>
          <w:lang w:val="en-US"/>
        </w:rPr>
        <w:t>379</w:t>
      </w:r>
      <w:r w:rsidRPr="00A902C7">
        <w:rPr>
          <w:rFonts w:ascii="Times New Roman" w:hAnsi="Times New Roman" w:cs="Times New Roman"/>
          <w:lang w:val="en-US"/>
        </w:rPr>
        <w:t>, 20230187 (2024).</w:t>
      </w:r>
    </w:p>
    <w:p w14:paraId="091A25EB"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56. </w:t>
      </w:r>
      <w:r w:rsidRPr="00A902C7">
        <w:rPr>
          <w:rFonts w:ascii="Times New Roman" w:hAnsi="Times New Roman" w:cs="Times New Roman"/>
          <w:lang w:val="en-US"/>
        </w:rPr>
        <w:tab/>
        <w:t xml:space="preserve">M. Sagot, C. R. Schöner, A. J. Jago, I. Razik, G. Chaverri, </w:t>
      </w:r>
      <w:r w:rsidRPr="00A902C7">
        <w:rPr>
          <w:rFonts w:ascii="Times New Roman" w:hAnsi="Times New Roman" w:cs="Times New Roman"/>
          <w:i/>
          <w:iCs/>
          <w:lang w:val="en-US"/>
        </w:rPr>
        <w:t>Animal Behaviour</w:t>
      </w:r>
      <w:r w:rsidRPr="00A902C7">
        <w:rPr>
          <w:rFonts w:ascii="Times New Roman" w:hAnsi="Times New Roman" w:cs="Times New Roman"/>
          <w:lang w:val="en-US"/>
        </w:rPr>
        <w:t xml:space="preserve">. </w:t>
      </w:r>
      <w:r w:rsidRPr="00A902C7">
        <w:rPr>
          <w:rFonts w:ascii="Times New Roman" w:hAnsi="Times New Roman" w:cs="Times New Roman"/>
          <w:b/>
          <w:bCs/>
          <w:lang w:val="en-US"/>
        </w:rPr>
        <w:t>142</w:t>
      </w:r>
      <w:r w:rsidRPr="00A902C7">
        <w:rPr>
          <w:rFonts w:ascii="Times New Roman" w:hAnsi="Times New Roman" w:cs="Times New Roman"/>
          <w:lang w:val="en-US"/>
        </w:rPr>
        <w:t>, 157–164 (2018).</w:t>
      </w:r>
    </w:p>
    <w:p w14:paraId="4B2D6044" w14:textId="77777777" w:rsidR="00A902C7" w:rsidRDefault="00A902C7" w:rsidP="00A902C7">
      <w:pPr>
        <w:pStyle w:val="Bibliografa"/>
        <w:rPr>
          <w:rFonts w:ascii="Times New Roman" w:hAnsi="Times New Roman" w:cs="Times New Roman"/>
        </w:rPr>
      </w:pPr>
      <w:r w:rsidRPr="00A902C7">
        <w:rPr>
          <w:rFonts w:ascii="Times New Roman" w:hAnsi="Times New Roman" w:cs="Times New Roman"/>
          <w:lang w:val="en-US"/>
        </w:rPr>
        <w:t xml:space="preserve">57. </w:t>
      </w:r>
      <w:r w:rsidRPr="00A902C7">
        <w:rPr>
          <w:rFonts w:ascii="Times New Roman" w:hAnsi="Times New Roman" w:cs="Times New Roman"/>
          <w:lang w:val="en-US"/>
        </w:rPr>
        <w:tab/>
      </w:r>
      <w:r>
        <w:rPr>
          <w:rFonts w:ascii="Times New Roman" w:hAnsi="Times New Roman" w:cs="Times New Roman"/>
        </w:rPr>
        <w:t xml:space="preserve">M. Araya‐Salas </w:t>
      </w:r>
      <w:r>
        <w:rPr>
          <w:rFonts w:ascii="Times New Roman" w:hAnsi="Times New Roman" w:cs="Times New Roman"/>
          <w:i/>
          <w:iCs/>
        </w:rPr>
        <w:t>et al.</w:t>
      </w:r>
      <w:r>
        <w:rPr>
          <w:rFonts w:ascii="Times New Roman" w:hAnsi="Times New Roman" w:cs="Times New Roman"/>
        </w:rPr>
        <w:t xml:space="preserve">, </w:t>
      </w:r>
      <w:r>
        <w:rPr>
          <w:rFonts w:ascii="Times New Roman" w:hAnsi="Times New Roman" w:cs="Times New Roman"/>
          <w:i/>
          <w:iCs/>
        </w:rPr>
        <w:t>Methods Ecol Evol</w:t>
      </w:r>
      <w:r>
        <w:rPr>
          <w:rFonts w:ascii="Times New Roman" w:hAnsi="Times New Roman" w:cs="Times New Roman"/>
        </w:rPr>
        <w:t xml:space="preserve">. </w:t>
      </w:r>
      <w:r>
        <w:rPr>
          <w:rFonts w:ascii="Times New Roman" w:hAnsi="Times New Roman" w:cs="Times New Roman"/>
          <w:b/>
          <w:bCs/>
        </w:rPr>
        <w:t>14</w:t>
      </w:r>
      <w:r>
        <w:rPr>
          <w:rFonts w:ascii="Times New Roman" w:hAnsi="Times New Roman" w:cs="Times New Roman"/>
        </w:rPr>
        <w:t>, 2259–2271 (2023).</w:t>
      </w:r>
    </w:p>
    <w:p w14:paraId="26D2FDE0"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58. </w:t>
      </w:r>
      <w:r w:rsidRPr="00A902C7">
        <w:rPr>
          <w:rFonts w:ascii="Times New Roman" w:hAnsi="Times New Roman" w:cs="Times New Roman"/>
          <w:lang w:val="en-US"/>
        </w:rPr>
        <w:tab/>
        <w:t xml:space="preserve">L. Breiman, </w:t>
      </w:r>
      <w:r w:rsidRPr="00A902C7">
        <w:rPr>
          <w:rFonts w:ascii="Times New Roman" w:hAnsi="Times New Roman" w:cs="Times New Roman"/>
          <w:i/>
          <w:iCs/>
          <w:lang w:val="en-US"/>
        </w:rPr>
        <w:t>Machine Learning</w:t>
      </w:r>
      <w:r w:rsidRPr="00A902C7">
        <w:rPr>
          <w:rFonts w:ascii="Times New Roman" w:hAnsi="Times New Roman" w:cs="Times New Roman"/>
          <w:lang w:val="en-US"/>
        </w:rPr>
        <w:t xml:space="preserve">. </w:t>
      </w:r>
      <w:r w:rsidRPr="00A902C7">
        <w:rPr>
          <w:rFonts w:ascii="Times New Roman" w:hAnsi="Times New Roman" w:cs="Times New Roman"/>
          <w:b/>
          <w:bCs/>
          <w:lang w:val="en-US"/>
        </w:rPr>
        <w:t>45</w:t>
      </w:r>
      <w:r w:rsidRPr="00A902C7">
        <w:rPr>
          <w:rFonts w:ascii="Times New Roman" w:hAnsi="Times New Roman" w:cs="Times New Roman"/>
          <w:lang w:val="en-US"/>
        </w:rPr>
        <w:t>, 5–32 (2001).</w:t>
      </w:r>
    </w:p>
    <w:p w14:paraId="076246CE"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59. </w:t>
      </w:r>
      <w:r w:rsidRPr="00A902C7">
        <w:rPr>
          <w:rFonts w:ascii="Times New Roman" w:hAnsi="Times New Roman" w:cs="Times New Roman"/>
          <w:lang w:val="en-US"/>
        </w:rPr>
        <w:tab/>
        <w:t xml:space="preserve">M. N. Wright, A. Ziegler, </w:t>
      </w:r>
      <w:r w:rsidRPr="00A902C7">
        <w:rPr>
          <w:rFonts w:ascii="Times New Roman" w:hAnsi="Times New Roman" w:cs="Times New Roman"/>
          <w:i/>
          <w:iCs/>
          <w:lang w:val="en-US"/>
        </w:rPr>
        <w:t>Journal of Statistical Software</w:t>
      </w:r>
      <w:r w:rsidRPr="00A902C7">
        <w:rPr>
          <w:rFonts w:ascii="Times New Roman" w:hAnsi="Times New Roman" w:cs="Times New Roman"/>
          <w:lang w:val="en-US"/>
        </w:rPr>
        <w:t xml:space="preserve">. </w:t>
      </w:r>
      <w:r w:rsidRPr="00A902C7">
        <w:rPr>
          <w:rFonts w:ascii="Times New Roman" w:hAnsi="Times New Roman" w:cs="Times New Roman"/>
          <w:b/>
          <w:bCs/>
          <w:lang w:val="en-US"/>
        </w:rPr>
        <w:t>77</w:t>
      </w:r>
      <w:r w:rsidRPr="00A902C7">
        <w:rPr>
          <w:rFonts w:ascii="Times New Roman" w:hAnsi="Times New Roman" w:cs="Times New Roman"/>
          <w:lang w:val="en-US"/>
        </w:rPr>
        <w:t xml:space="preserve"> (2017), doi:10.18637/jss.v077.i01.</w:t>
      </w:r>
    </w:p>
    <w:p w14:paraId="60430ACD"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60. </w:t>
      </w:r>
      <w:r w:rsidRPr="00A902C7">
        <w:rPr>
          <w:rFonts w:ascii="Times New Roman" w:hAnsi="Times New Roman" w:cs="Times New Roman"/>
          <w:lang w:val="en-US"/>
        </w:rPr>
        <w:tab/>
        <w:t xml:space="preserve">J. J. Valletta, C. Torney, M. Kings, A. Thornton, J. Madden, </w:t>
      </w:r>
      <w:r w:rsidRPr="00A902C7">
        <w:rPr>
          <w:rFonts w:ascii="Times New Roman" w:hAnsi="Times New Roman" w:cs="Times New Roman"/>
          <w:i/>
          <w:iCs/>
          <w:lang w:val="en-US"/>
        </w:rPr>
        <w:t>Animal Behaviour</w:t>
      </w:r>
      <w:r w:rsidRPr="00A902C7">
        <w:rPr>
          <w:rFonts w:ascii="Times New Roman" w:hAnsi="Times New Roman" w:cs="Times New Roman"/>
          <w:lang w:val="en-US"/>
        </w:rPr>
        <w:t xml:space="preserve">. </w:t>
      </w:r>
      <w:r w:rsidRPr="00A902C7">
        <w:rPr>
          <w:rFonts w:ascii="Times New Roman" w:hAnsi="Times New Roman" w:cs="Times New Roman"/>
          <w:b/>
          <w:bCs/>
          <w:lang w:val="en-US"/>
        </w:rPr>
        <w:t>124</w:t>
      </w:r>
      <w:r w:rsidRPr="00A902C7">
        <w:rPr>
          <w:rFonts w:ascii="Times New Roman" w:hAnsi="Times New Roman" w:cs="Times New Roman"/>
          <w:lang w:val="en-US"/>
        </w:rPr>
        <w:t>, 203–220 (2017).</w:t>
      </w:r>
    </w:p>
    <w:p w14:paraId="07023CA2"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61. </w:t>
      </w:r>
      <w:r w:rsidRPr="00A902C7">
        <w:rPr>
          <w:rFonts w:ascii="Times New Roman" w:hAnsi="Times New Roman" w:cs="Times New Roman"/>
          <w:lang w:val="en-US"/>
        </w:rPr>
        <w:tab/>
        <w:t xml:space="preserve">M. Araya‐Salas, G. Smith‐Vidaurre, </w:t>
      </w:r>
      <w:r w:rsidRPr="00A902C7">
        <w:rPr>
          <w:rFonts w:ascii="Times New Roman" w:hAnsi="Times New Roman" w:cs="Times New Roman"/>
          <w:i/>
          <w:iCs/>
          <w:lang w:val="en-US"/>
        </w:rPr>
        <w:t>Methods in Ecology and Evolution</w:t>
      </w:r>
      <w:r w:rsidRPr="00A902C7">
        <w:rPr>
          <w:rFonts w:ascii="Times New Roman" w:hAnsi="Times New Roman" w:cs="Times New Roman"/>
          <w:lang w:val="en-US"/>
        </w:rPr>
        <w:t xml:space="preserve">. </w:t>
      </w:r>
      <w:r w:rsidRPr="00A902C7">
        <w:rPr>
          <w:rFonts w:ascii="Times New Roman" w:hAnsi="Times New Roman" w:cs="Times New Roman"/>
          <w:b/>
          <w:bCs/>
          <w:lang w:val="en-US"/>
        </w:rPr>
        <w:t>8</w:t>
      </w:r>
      <w:r w:rsidRPr="00A902C7">
        <w:rPr>
          <w:rFonts w:ascii="Times New Roman" w:hAnsi="Times New Roman" w:cs="Times New Roman"/>
          <w:lang w:val="en-US"/>
        </w:rPr>
        <w:t>, 184–191 (2017).</w:t>
      </w:r>
    </w:p>
    <w:p w14:paraId="7BDCC460"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62. </w:t>
      </w:r>
      <w:r w:rsidRPr="00A902C7">
        <w:rPr>
          <w:rFonts w:ascii="Times New Roman" w:hAnsi="Times New Roman" w:cs="Times New Roman"/>
          <w:lang w:val="en-US"/>
        </w:rPr>
        <w:tab/>
        <w:t xml:space="preserve">P.-C. Bürkner, </w:t>
      </w:r>
      <w:r w:rsidRPr="00A902C7">
        <w:rPr>
          <w:rFonts w:ascii="Times New Roman" w:hAnsi="Times New Roman" w:cs="Times New Roman"/>
          <w:i/>
          <w:iCs/>
          <w:lang w:val="en-US"/>
        </w:rPr>
        <w:t>Journal of Statistical Software</w:t>
      </w:r>
      <w:r w:rsidRPr="00A902C7">
        <w:rPr>
          <w:rFonts w:ascii="Times New Roman" w:hAnsi="Times New Roman" w:cs="Times New Roman"/>
          <w:lang w:val="en-US"/>
        </w:rPr>
        <w:t xml:space="preserve">. </w:t>
      </w:r>
      <w:r w:rsidRPr="00A902C7">
        <w:rPr>
          <w:rFonts w:ascii="Times New Roman" w:hAnsi="Times New Roman" w:cs="Times New Roman"/>
          <w:b/>
          <w:bCs/>
          <w:lang w:val="en-US"/>
        </w:rPr>
        <w:t>80</w:t>
      </w:r>
      <w:r w:rsidRPr="00A902C7">
        <w:rPr>
          <w:rFonts w:ascii="Times New Roman" w:hAnsi="Times New Roman" w:cs="Times New Roman"/>
          <w:lang w:val="en-US"/>
        </w:rPr>
        <w:t>, 1–28 (2017).</w:t>
      </w:r>
    </w:p>
    <w:p w14:paraId="5F66998C"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63. </w:t>
      </w:r>
      <w:r w:rsidRPr="00A902C7">
        <w:rPr>
          <w:rFonts w:ascii="Times New Roman" w:hAnsi="Times New Roman" w:cs="Times New Roman"/>
          <w:lang w:val="en-US"/>
        </w:rPr>
        <w:tab/>
        <w:t xml:space="preserve">Stan Development Team, </w:t>
      </w:r>
      <w:r w:rsidRPr="00A902C7">
        <w:rPr>
          <w:rFonts w:ascii="Times New Roman" w:hAnsi="Times New Roman" w:cs="Times New Roman"/>
          <w:i/>
          <w:iCs/>
          <w:lang w:val="en-US"/>
        </w:rPr>
        <w:t>Stan modeling language users guide and reference manual, version 2.28.0</w:t>
      </w:r>
      <w:r w:rsidRPr="00A902C7">
        <w:rPr>
          <w:rFonts w:ascii="Times New Roman" w:hAnsi="Times New Roman" w:cs="Times New Roman"/>
          <w:lang w:val="en-US"/>
        </w:rPr>
        <w:t xml:space="preserve"> (2021).</w:t>
      </w:r>
    </w:p>
    <w:p w14:paraId="7E1D87AB"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64. </w:t>
      </w:r>
      <w:r w:rsidRPr="00A902C7">
        <w:rPr>
          <w:rFonts w:ascii="Times New Roman" w:hAnsi="Times New Roman" w:cs="Times New Roman"/>
          <w:lang w:val="en-US"/>
        </w:rPr>
        <w:tab/>
        <w:t xml:space="preserve">P. Bürkner, E. Charpentier, </w:t>
      </w:r>
      <w:r w:rsidRPr="00A902C7">
        <w:rPr>
          <w:rFonts w:ascii="Times New Roman" w:hAnsi="Times New Roman" w:cs="Times New Roman"/>
          <w:i/>
          <w:iCs/>
          <w:lang w:val="en-US"/>
        </w:rPr>
        <w:t>Brit J Math &amp; Statis</w:t>
      </w:r>
      <w:r w:rsidRPr="00A902C7">
        <w:rPr>
          <w:rFonts w:ascii="Times New Roman" w:hAnsi="Times New Roman" w:cs="Times New Roman"/>
          <w:lang w:val="en-US"/>
        </w:rPr>
        <w:t xml:space="preserve">. </w:t>
      </w:r>
      <w:r w:rsidRPr="00A902C7">
        <w:rPr>
          <w:rFonts w:ascii="Times New Roman" w:hAnsi="Times New Roman" w:cs="Times New Roman"/>
          <w:b/>
          <w:bCs/>
          <w:lang w:val="en-US"/>
        </w:rPr>
        <w:t>73</w:t>
      </w:r>
      <w:r w:rsidRPr="00A902C7">
        <w:rPr>
          <w:rFonts w:ascii="Times New Roman" w:hAnsi="Times New Roman" w:cs="Times New Roman"/>
          <w:lang w:val="en-US"/>
        </w:rPr>
        <w:t>, 420–451 (2020).</w:t>
      </w:r>
    </w:p>
    <w:p w14:paraId="4DEA95F8"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65. </w:t>
      </w:r>
      <w:r w:rsidRPr="00A902C7">
        <w:rPr>
          <w:rFonts w:ascii="Times New Roman" w:hAnsi="Times New Roman" w:cs="Times New Roman"/>
          <w:lang w:val="en-US"/>
        </w:rPr>
        <w:tab/>
        <w:t xml:space="preserve">A. Vehtari, A. Gelman, J. Gabry, </w:t>
      </w:r>
      <w:r w:rsidRPr="00A902C7">
        <w:rPr>
          <w:rFonts w:ascii="Times New Roman" w:hAnsi="Times New Roman" w:cs="Times New Roman"/>
          <w:i/>
          <w:iCs/>
          <w:lang w:val="en-US"/>
        </w:rPr>
        <w:t>Statistics and Computing</w:t>
      </w:r>
      <w:r w:rsidRPr="00A902C7">
        <w:rPr>
          <w:rFonts w:ascii="Times New Roman" w:hAnsi="Times New Roman" w:cs="Times New Roman"/>
          <w:lang w:val="en-US"/>
        </w:rPr>
        <w:t xml:space="preserve">. </w:t>
      </w:r>
      <w:r w:rsidRPr="00A902C7">
        <w:rPr>
          <w:rFonts w:ascii="Times New Roman" w:hAnsi="Times New Roman" w:cs="Times New Roman"/>
          <w:b/>
          <w:bCs/>
          <w:lang w:val="en-US"/>
        </w:rPr>
        <w:t>27</w:t>
      </w:r>
      <w:r w:rsidRPr="00A902C7">
        <w:rPr>
          <w:rFonts w:ascii="Times New Roman" w:hAnsi="Times New Roman" w:cs="Times New Roman"/>
          <w:lang w:val="en-US"/>
        </w:rPr>
        <w:t>, 1413–1432 (2017).</w:t>
      </w:r>
    </w:p>
    <w:p w14:paraId="3B8825D5"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66. </w:t>
      </w:r>
      <w:r w:rsidRPr="00A902C7">
        <w:rPr>
          <w:rFonts w:ascii="Times New Roman" w:hAnsi="Times New Roman" w:cs="Times New Roman"/>
          <w:lang w:val="en-US"/>
        </w:rPr>
        <w:tab/>
        <w:t xml:space="preserve">A. Vehtari </w:t>
      </w:r>
      <w:r w:rsidRPr="00A902C7">
        <w:rPr>
          <w:rFonts w:ascii="Times New Roman" w:hAnsi="Times New Roman" w:cs="Times New Roman"/>
          <w:i/>
          <w:iCs/>
          <w:lang w:val="en-US"/>
        </w:rPr>
        <w:t>et al.</w:t>
      </w:r>
      <w:r w:rsidRPr="00A902C7">
        <w:rPr>
          <w:rFonts w:ascii="Times New Roman" w:hAnsi="Times New Roman" w:cs="Times New Roman"/>
          <w:lang w:val="en-US"/>
        </w:rPr>
        <w:t>, loo: Efficient leave-one-out cross-validation and WAIC for Bayesian models (2025).</w:t>
      </w:r>
    </w:p>
    <w:p w14:paraId="712034F1" w14:textId="77777777" w:rsidR="00A902C7" w:rsidRPr="00A902C7" w:rsidRDefault="00A902C7" w:rsidP="00A902C7">
      <w:pPr>
        <w:pStyle w:val="Bibliografa"/>
        <w:rPr>
          <w:rFonts w:ascii="Times New Roman" w:hAnsi="Times New Roman" w:cs="Times New Roman"/>
          <w:lang w:val="en-US"/>
        </w:rPr>
      </w:pPr>
      <w:r w:rsidRPr="00A902C7">
        <w:rPr>
          <w:rFonts w:ascii="Times New Roman" w:hAnsi="Times New Roman" w:cs="Times New Roman"/>
          <w:lang w:val="en-US"/>
        </w:rPr>
        <w:t xml:space="preserve">67. </w:t>
      </w:r>
      <w:r w:rsidRPr="00A902C7">
        <w:rPr>
          <w:rFonts w:ascii="Times New Roman" w:hAnsi="Times New Roman" w:cs="Times New Roman"/>
          <w:lang w:val="en-US"/>
        </w:rPr>
        <w:tab/>
        <w:t xml:space="preserve">A. Gelman </w:t>
      </w:r>
      <w:r w:rsidRPr="00A902C7">
        <w:rPr>
          <w:rFonts w:ascii="Times New Roman" w:hAnsi="Times New Roman" w:cs="Times New Roman"/>
          <w:i/>
          <w:iCs/>
          <w:lang w:val="en-US"/>
        </w:rPr>
        <w:t>et al.</w:t>
      </w:r>
      <w:r w:rsidRPr="00A902C7">
        <w:rPr>
          <w:rFonts w:ascii="Times New Roman" w:hAnsi="Times New Roman" w:cs="Times New Roman"/>
          <w:lang w:val="en-US"/>
        </w:rPr>
        <w:t xml:space="preserve">, </w:t>
      </w:r>
      <w:r w:rsidRPr="00A902C7">
        <w:rPr>
          <w:rFonts w:ascii="Times New Roman" w:hAnsi="Times New Roman" w:cs="Times New Roman"/>
          <w:i/>
          <w:iCs/>
          <w:lang w:val="en-US"/>
        </w:rPr>
        <w:t>Bayesian data analysis</w:t>
      </w:r>
      <w:r w:rsidRPr="00A902C7">
        <w:rPr>
          <w:rFonts w:ascii="Times New Roman" w:hAnsi="Times New Roman" w:cs="Times New Roman"/>
          <w:lang w:val="en-US"/>
        </w:rPr>
        <w:t xml:space="preserve"> (CRC Press, Taylor &amp; Francis Group, Boca Raton London New York, Third edition., 2014), </w:t>
      </w:r>
      <w:r w:rsidRPr="00A902C7">
        <w:rPr>
          <w:rFonts w:ascii="Times New Roman" w:hAnsi="Times New Roman" w:cs="Times New Roman"/>
          <w:i/>
          <w:iCs/>
          <w:lang w:val="en-US"/>
        </w:rPr>
        <w:t>Texts in statistical science series</w:t>
      </w:r>
      <w:r w:rsidRPr="00A902C7">
        <w:rPr>
          <w:rFonts w:ascii="Times New Roman" w:hAnsi="Times New Roman" w:cs="Times New Roman"/>
          <w:lang w:val="en-US"/>
        </w:rPr>
        <w:t>.</w:t>
      </w:r>
    </w:p>
    <w:p w14:paraId="161233B3" w14:textId="29416EC7" w:rsidR="00A54CD1" w:rsidRDefault="0060588C">
      <w:pPr>
        <w:rPr>
          <w:lang w:val="en-GB"/>
        </w:rPr>
      </w:pPr>
      <w:r>
        <w:rPr>
          <w:lang w:val="en-GB"/>
        </w:rPr>
        <w:fldChar w:fldCharType="end"/>
      </w:r>
    </w:p>
    <w:sectPr w:rsidR="00A54CD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mien Farine" w:date="2026-02-14T09:48:00Z" w:initials="DF">
    <w:p w14:paraId="1B087179" w14:textId="4CCE9011" w:rsidR="00DC3F6F" w:rsidRDefault="00DC3F6F">
      <w:pPr>
        <w:pStyle w:val="Textocomentario"/>
      </w:pPr>
      <w:r>
        <w:rPr>
          <w:rStyle w:val="Refdecomentario"/>
        </w:rPr>
        <w:annotationRef/>
      </w:r>
      <w:r>
        <w:t>Make sure that these are available to readers somewhere!</w:t>
      </w:r>
    </w:p>
  </w:comment>
  <w:comment w:id="1" w:author="Damien Farine" w:date="2026-02-14T10:00:00Z" w:initials="DF">
    <w:p w14:paraId="7F39A13B" w14:textId="6667BA35" w:rsidR="005E567E" w:rsidRDefault="005E567E">
      <w:pPr>
        <w:pStyle w:val="Textocomentario"/>
      </w:pPr>
      <w:r>
        <w:rPr>
          <w:rStyle w:val="Refdecomentario"/>
        </w:rPr>
        <w:annotationRef/>
      </w:r>
      <w:r>
        <w:t>The text containing the results in a-c is very small. Can it be made a bit bigger?</w:t>
      </w:r>
    </w:p>
  </w:comment>
  <w:comment w:id="2" w:author="Damien Farine" w:date="2026-02-14T09:48:00Z" w:initials="DF">
    <w:p w14:paraId="4EF0E40D" w14:textId="77777777" w:rsidR="00BF6E5D" w:rsidRDefault="00BF6E5D" w:rsidP="00BF6E5D">
      <w:pPr>
        <w:pStyle w:val="Textocomentario"/>
      </w:pPr>
      <w:r>
        <w:rPr>
          <w:rStyle w:val="Refdecomentario"/>
        </w:rPr>
        <w:annotationRef/>
      </w:r>
      <w:r>
        <w:t>Make sure that these are available to readers somewhere!</w:t>
      </w:r>
    </w:p>
  </w:comment>
  <w:comment w:id="3" w:author="Goerlitz, Holger" w:date="2026-02-13T16:01:00Z" w:initials="HG">
    <w:p w14:paraId="09376D41" w14:textId="77777777" w:rsidR="009750F4" w:rsidRDefault="009750F4" w:rsidP="009750F4">
      <w:pPr>
        <w:pStyle w:val="Textocomentario"/>
      </w:pPr>
      <w:r>
        <w:rPr>
          <w:rStyle w:val="Refdecomentario"/>
        </w:rPr>
        <w:annotationRef/>
      </w:r>
      <w:r>
        <w:t>I‘m sorry that I still struggle with the concept of „group-level call rate“. Could you briefly explain this somewhere; maybe here in brackets if it fits?</w:t>
      </w:r>
    </w:p>
    <w:p w14:paraId="2E67122F" w14:textId="77777777" w:rsidR="009750F4" w:rsidRDefault="009750F4" w:rsidP="009750F4">
      <w:pPr>
        <w:pStyle w:val="Textocomentario"/>
      </w:pPr>
      <w:r>
        <w:t xml:space="preserve"> </w:t>
      </w:r>
    </w:p>
    <w:p w14:paraId="4331580F" w14:textId="77777777" w:rsidR="009750F4" w:rsidRDefault="009750F4" w:rsidP="009750F4">
      <w:pPr>
        <w:pStyle w:val="Textocomentario"/>
      </w:pPr>
      <w:r>
        <w:t>Is this simply the call rate of all calls emitted by all bats in the group? Did you correct for the number of individiuals in the group; or not?</w:t>
      </w:r>
    </w:p>
    <w:p w14:paraId="570C201F" w14:textId="77777777" w:rsidR="009750F4" w:rsidRDefault="009750F4" w:rsidP="009750F4">
      <w:pPr>
        <w:pStyle w:val="Textocomentario"/>
      </w:pPr>
    </w:p>
    <w:p w14:paraId="07393BF4" w14:textId="77777777" w:rsidR="009750F4" w:rsidRDefault="009750F4" w:rsidP="009750F4">
      <w:pPr>
        <w:pStyle w:val="Textocomentario"/>
      </w:pPr>
      <w:r>
        <w:t>Could the explanation in bracket simply be: „number of all calls emitted by all bats of the group per minute“?</w:t>
      </w:r>
    </w:p>
    <w:p w14:paraId="39BDA854" w14:textId="77777777" w:rsidR="009750F4" w:rsidRDefault="009750F4" w:rsidP="009750F4">
      <w:pPr>
        <w:pStyle w:val="Textocomentario"/>
      </w:pPr>
    </w:p>
    <w:p w14:paraId="3BEF6A32" w14:textId="77777777" w:rsidR="009750F4" w:rsidRDefault="009750F4" w:rsidP="009750F4">
      <w:pPr>
        <w:pStyle w:val="Textocomentario"/>
      </w:pPr>
    </w:p>
    <w:p w14:paraId="6AC9C52C" w14:textId="77777777" w:rsidR="009750F4" w:rsidRDefault="009750F4" w:rsidP="009750F4">
      <w:pPr>
        <w:pStyle w:val="Textocomentario"/>
      </w:pPr>
      <w:r>
        <w:t>Second, panel b and c have different sample sizes. Did you conduct two different experiments for these two analyses? Or are these different subsets of the data? Can you explain?</w:t>
      </w:r>
    </w:p>
    <w:p w14:paraId="7FC712FA" w14:textId="77777777" w:rsidR="009750F4" w:rsidRDefault="009750F4" w:rsidP="009750F4">
      <w:pPr>
        <w:pStyle w:val="Textocomentario"/>
      </w:pPr>
      <w:r>
        <w:t>For panel a, which data (of b and c) are included there? Would it make sense to add the number of individuals and groups as small numerals to the data points?</w:t>
      </w:r>
    </w:p>
  </w:comment>
  <w:comment w:id="4" w:author="Damien Farine" w:date="2026-02-14T09:48:00Z" w:initials="DF">
    <w:p w14:paraId="35191579" w14:textId="77777777" w:rsidR="00BF6E5D" w:rsidRDefault="00BF6E5D" w:rsidP="00BF6E5D">
      <w:pPr>
        <w:pStyle w:val="Textocomentario"/>
      </w:pPr>
      <w:r>
        <w:rPr>
          <w:rStyle w:val="Refdecomentario"/>
        </w:rPr>
        <w:annotationRef/>
      </w:r>
      <w:r>
        <w:t>Make sure that these are available to readers somewhere!</w:t>
      </w:r>
    </w:p>
  </w:comment>
  <w:comment w:id="9" w:author="Gloriana Chaverri" w:date="2026-02-17T15:04:00Z" w:initials="GC">
    <w:p w14:paraId="1A226223" w14:textId="77777777" w:rsidR="00A902C7" w:rsidRDefault="00A902C7" w:rsidP="00A902C7">
      <w:pPr>
        <w:pStyle w:val="Textocomentario"/>
      </w:pPr>
      <w:r>
        <w:rPr>
          <w:rStyle w:val="Refdecomentario"/>
        </w:rPr>
        <w:annotationRef/>
      </w:r>
      <w:r>
        <w:t>Entre paréntesis sale una x, pero acá sale un símbolo de x. Te lo menciono por si es un error y haya que arreglarlo.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087179" w15:done="0"/>
  <w15:commentEx w15:paraId="7F39A13B" w15:done="0"/>
  <w15:commentEx w15:paraId="4EF0E40D" w15:done="0"/>
  <w15:commentEx w15:paraId="7FC712FA" w15:done="0"/>
  <w15:commentEx w15:paraId="35191579" w15:done="0"/>
  <w15:commentEx w15:paraId="1A2262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00CC1D" w16cex:dateUtc="2026-02-13T15:01:00Z"/>
  <w16cex:commentExtensible w16cex:durableId="27A50434" w16cex:dateUtc="2026-02-17T21: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087179" w16cid:durableId="2D3AC381"/>
  <w16cid:commentId w16cid:paraId="7F39A13B" w16cid:durableId="2D3AC645"/>
  <w16cid:commentId w16cid:paraId="4EF0E40D" w16cid:durableId="2D3ACCC7"/>
  <w16cid:commentId w16cid:paraId="7FC712FA" w16cid:durableId="1D00CC1D"/>
  <w16cid:commentId w16cid:paraId="35191579" w16cid:durableId="2D3ACCCC"/>
  <w16cid:commentId w16cid:paraId="1A226223" w16cid:durableId="27A504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A6A40" w14:textId="77777777" w:rsidR="001B1E54" w:rsidRDefault="001B1E54">
      <w:pPr>
        <w:spacing w:line="240" w:lineRule="auto"/>
      </w:pPr>
      <w:r>
        <w:separator/>
      </w:r>
    </w:p>
  </w:endnote>
  <w:endnote w:type="continuationSeparator" w:id="0">
    <w:p w14:paraId="33963D71" w14:textId="77777777" w:rsidR="001B1E54" w:rsidRDefault="001B1E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8EC23" w14:textId="77777777" w:rsidR="001B1E54" w:rsidRDefault="001B1E54">
      <w:r>
        <w:separator/>
      </w:r>
    </w:p>
  </w:footnote>
  <w:footnote w:type="continuationSeparator" w:id="0">
    <w:p w14:paraId="30AD978A" w14:textId="77777777" w:rsidR="001B1E54" w:rsidRDefault="001B1E5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Farine">
    <w15:presenceInfo w15:providerId="AD" w15:userId="S::wolf3354@ox.ac.uk::abefb401-7f24-4905-bc7f-69fef111bc98"/>
  </w15:person>
  <w15:person w15:author="Goerlitz, Holger">
    <w15:presenceInfo w15:providerId="AD" w15:userId="S::Holger.Goerlitz@d-fine.com::ecbf712d-1a11-4969-81e3-1e53e73f2b60"/>
  </w15:person>
  <w15:person w15:author="Gloriana Chaverri">
    <w15:presenceInfo w15:providerId="AD" w15:userId="S::ChaverriG@SI.EDU::b3757211-c76a-4311-8518-9f1de5196f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9D5"/>
    <w:rsid w:val="000218DE"/>
    <w:rsid w:val="000371EB"/>
    <w:rsid w:val="000548B9"/>
    <w:rsid w:val="00080528"/>
    <w:rsid w:val="00087BC2"/>
    <w:rsid w:val="000901A2"/>
    <w:rsid w:val="000B62B2"/>
    <w:rsid w:val="000C1B45"/>
    <w:rsid w:val="00110248"/>
    <w:rsid w:val="00121FDB"/>
    <w:rsid w:val="001443B5"/>
    <w:rsid w:val="001B1E54"/>
    <w:rsid w:val="001C12E7"/>
    <w:rsid w:val="001E012C"/>
    <w:rsid w:val="00224CDC"/>
    <w:rsid w:val="00276469"/>
    <w:rsid w:val="002A03DF"/>
    <w:rsid w:val="002B1CFB"/>
    <w:rsid w:val="002C1286"/>
    <w:rsid w:val="002D131A"/>
    <w:rsid w:val="00303D82"/>
    <w:rsid w:val="00315AE7"/>
    <w:rsid w:val="00317B8F"/>
    <w:rsid w:val="003341F0"/>
    <w:rsid w:val="003408F8"/>
    <w:rsid w:val="00354538"/>
    <w:rsid w:val="00373E9C"/>
    <w:rsid w:val="00380345"/>
    <w:rsid w:val="003D211E"/>
    <w:rsid w:val="003E5675"/>
    <w:rsid w:val="003F11C8"/>
    <w:rsid w:val="003F5E49"/>
    <w:rsid w:val="004117C4"/>
    <w:rsid w:val="00425191"/>
    <w:rsid w:val="00443804"/>
    <w:rsid w:val="00490B85"/>
    <w:rsid w:val="004B5C84"/>
    <w:rsid w:val="004D14D6"/>
    <w:rsid w:val="004E1F88"/>
    <w:rsid w:val="00515E56"/>
    <w:rsid w:val="0052054E"/>
    <w:rsid w:val="005376DC"/>
    <w:rsid w:val="005422A7"/>
    <w:rsid w:val="00564700"/>
    <w:rsid w:val="0057552A"/>
    <w:rsid w:val="00593082"/>
    <w:rsid w:val="005939D5"/>
    <w:rsid w:val="005B023E"/>
    <w:rsid w:val="005C13E1"/>
    <w:rsid w:val="005E567E"/>
    <w:rsid w:val="005F3CBA"/>
    <w:rsid w:val="00605839"/>
    <w:rsid w:val="0060588C"/>
    <w:rsid w:val="00643071"/>
    <w:rsid w:val="00662418"/>
    <w:rsid w:val="00664760"/>
    <w:rsid w:val="006661F9"/>
    <w:rsid w:val="00686892"/>
    <w:rsid w:val="006A1BC3"/>
    <w:rsid w:val="006A6591"/>
    <w:rsid w:val="006A7114"/>
    <w:rsid w:val="006C7625"/>
    <w:rsid w:val="00702AFE"/>
    <w:rsid w:val="00750BC3"/>
    <w:rsid w:val="00754BBA"/>
    <w:rsid w:val="00787B47"/>
    <w:rsid w:val="00794B32"/>
    <w:rsid w:val="007C1050"/>
    <w:rsid w:val="007C432B"/>
    <w:rsid w:val="007E78E6"/>
    <w:rsid w:val="007F48F6"/>
    <w:rsid w:val="00802981"/>
    <w:rsid w:val="00804639"/>
    <w:rsid w:val="00805A67"/>
    <w:rsid w:val="00813C0E"/>
    <w:rsid w:val="00821D2D"/>
    <w:rsid w:val="00854AC9"/>
    <w:rsid w:val="00861645"/>
    <w:rsid w:val="00864010"/>
    <w:rsid w:val="00866EB5"/>
    <w:rsid w:val="008779DD"/>
    <w:rsid w:val="00897D82"/>
    <w:rsid w:val="008B2540"/>
    <w:rsid w:val="008D0B20"/>
    <w:rsid w:val="008D0FF9"/>
    <w:rsid w:val="008F0E0F"/>
    <w:rsid w:val="008F2957"/>
    <w:rsid w:val="00916AC7"/>
    <w:rsid w:val="00940130"/>
    <w:rsid w:val="009750F4"/>
    <w:rsid w:val="00975E65"/>
    <w:rsid w:val="009773D5"/>
    <w:rsid w:val="009A4A89"/>
    <w:rsid w:val="009D1CAE"/>
    <w:rsid w:val="009E2CBC"/>
    <w:rsid w:val="00A11675"/>
    <w:rsid w:val="00A44BC5"/>
    <w:rsid w:val="00A54CD1"/>
    <w:rsid w:val="00A902C7"/>
    <w:rsid w:val="00AB365B"/>
    <w:rsid w:val="00AB3CD5"/>
    <w:rsid w:val="00AB705E"/>
    <w:rsid w:val="00B01AD1"/>
    <w:rsid w:val="00B123CD"/>
    <w:rsid w:val="00B76508"/>
    <w:rsid w:val="00B77121"/>
    <w:rsid w:val="00B8742C"/>
    <w:rsid w:val="00BB7C27"/>
    <w:rsid w:val="00BC3F65"/>
    <w:rsid w:val="00BD2359"/>
    <w:rsid w:val="00BF6E5D"/>
    <w:rsid w:val="00C13182"/>
    <w:rsid w:val="00C56D91"/>
    <w:rsid w:val="00C6222C"/>
    <w:rsid w:val="00C74CA0"/>
    <w:rsid w:val="00CA568B"/>
    <w:rsid w:val="00CD1254"/>
    <w:rsid w:val="00CD34E3"/>
    <w:rsid w:val="00CD5ECB"/>
    <w:rsid w:val="00CE099B"/>
    <w:rsid w:val="00CF3513"/>
    <w:rsid w:val="00CF507A"/>
    <w:rsid w:val="00CF5155"/>
    <w:rsid w:val="00D016E7"/>
    <w:rsid w:val="00D03A23"/>
    <w:rsid w:val="00D25C6D"/>
    <w:rsid w:val="00D30D3A"/>
    <w:rsid w:val="00D3763F"/>
    <w:rsid w:val="00D47636"/>
    <w:rsid w:val="00D5157F"/>
    <w:rsid w:val="00D70F5C"/>
    <w:rsid w:val="00DB038E"/>
    <w:rsid w:val="00DC3F6F"/>
    <w:rsid w:val="00DC55F1"/>
    <w:rsid w:val="00E07493"/>
    <w:rsid w:val="00E22CCD"/>
    <w:rsid w:val="00E84094"/>
    <w:rsid w:val="00EB6DDA"/>
    <w:rsid w:val="00EC3DBD"/>
    <w:rsid w:val="00F055AF"/>
    <w:rsid w:val="00F11CD9"/>
    <w:rsid w:val="00F149E3"/>
    <w:rsid w:val="00F251B9"/>
    <w:rsid w:val="00F434E5"/>
    <w:rsid w:val="00F557FE"/>
    <w:rsid w:val="00F734F3"/>
    <w:rsid w:val="00F8375E"/>
    <w:rsid w:val="00F85BBA"/>
    <w:rsid w:val="00F93931"/>
    <w:rsid w:val="00FA58EB"/>
    <w:rsid w:val="00FB5C86"/>
    <w:rsid w:val="2FCFCDC2"/>
    <w:rsid w:val="3F7FD2E7"/>
    <w:rsid w:val="775B662F"/>
    <w:rsid w:val="775FC776"/>
    <w:rsid w:val="7A3F0BF0"/>
    <w:rsid w:val="A72D2061"/>
    <w:rsid w:val="DFCFF11F"/>
    <w:rsid w:val="E3DF5106"/>
    <w:rsid w:val="EFFA999A"/>
    <w:rsid w:val="FDF7061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394DB"/>
  <w15:docId w15:val="{1452A15F-3445-4066-9AD7-0FF76FDF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s" w:eastAsia="en-US"/>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pPr>
      <w:spacing w:line="240" w:lineRule="auto"/>
    </w:pPr>
    <w:rPr>
      <w:rFonts w:ascii="Times New Roman" w:hAnsi="Times New Roman" w:cs="Times New Roman"/>
      <w:sz w:val="18"/>
      <w:szCs w:val="18"/>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character" w:styleId="Hipervnculovisitado">
    <w:name w:val="FollowedHyperlink"/>
    <w:basedOn w:val="Fuentedeprrafopredeter"/>
    <w:uiPriority w:val="99"/>
    <w:semiHidden/>
    <w:unhideWhenUsed/>
    <w:qFormat/>
    <w:rPr>
      <w:color w:val="800080" w:themeColor="followedHyperlink"/>
      <w:u w:val="single"/>
    </w:rPr>
  </w:style>
  <w:style w:type="character" w:styleId="Hipervnculo">
    <w:name w:val="Hyperlink"/>
    <w:basedOn w:val="Fuentedeprrafopredeter"/>
    <w:uiPriority w:val="99"/>
    <w:unhideWhenUsed/>
    <w:qFormat/>
    <w:rPr>
      <w:color w:val="0000FF" w:themeColor="hyperlink"/>
      <w:u w:val="single"/>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TextodegloboCar">
    <w:name w:val="Texto de globo Car"/>
    <w:basedOn w:val="Fuentedeprrafopredeter"/>
    <w:link w:val="Textodeglobo"/>
    <w:uiPriority w:val="99"/>
    <w:semiHidden/>
    <w:qFormat/>
    <w:rPr>
      <w:rFonts w:ascii="Times New Roman" w:hAnsi="Times New Roman" w:cs="Times New Roman"/>
      <w:sz w:val="18"/>
      <w:szCs w:val="18"/>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semiHidden/>
    <w:qFormat/>
    <w:rPr>
      <w:rFonts w:ascii="Arial" w:eastAsia="Arial" w:hAnsi="Arial" w:cs="Arial"/>
      <w:sz w:val="22"/>
      <w:szCs w:val="22"/>
      <w:lang w:val="es" w:eastAsia="en-US"/>
    </w:rPr>
  </w:style>
  <w:style w:type="paragraph" w:customStyle="1" w:styleId="Bibliografa1">
    <w:name w:val="Bibliografía1"/>
    <w:basedOn w:val="Normal"/>
    <w:next w:val="Normal"/>
    <w:uiPriority w:val="37"/>
    <w:unhideWhenUsed/>
    <w:qFormat/>
    <w:pPr>
      <w:tabs>
        <w:tab w:val="left" w:pos="504"/>
      </w:tabs>
      <w:spacing w:after="240" w:line="240" w:lineRule="auto"/>
      <w:ind w:left="504" w:hanging="504"/>
    </w:pPr>
  </w:style>
  <w:style w:type="paragraph" w:customStyle="1" w:styleId="Revisin2">
    <w:name w:val="Revisión2"/>
    <w:hidden/>
    <w:uiPriority w:val="99"/>
    <w:unhideWhenUsed/>
    <w:qFormat/>
    <w:rPr>
      <w:rFonts w:ascii="Arial" w:eastAsia="Arial" w:hAnsi="Arial" w:cs="Arial"/>
      <w:sz w:val="22"/>
      <w:szCs w:val="22"/>
      <w:lang w:val="es" w:eastAsia="en-US"/>
    </w:r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styleId="Bibliografa">
    <w:name w:val="Bibliography"/>
    <w:basedOn w:val="Normal"/>
    <w:next w:val="Normal"/>
    <w:uiPriority w:val="37"/>
    <w:unhideWhenUsed/>
    <w:rsid w:val="000371EB"/>
  </w:style>
  <w:style w:type="paragraph" w:styleId="Revisin">
    <w:name w:val="Revision"/>
    <w:hidden/>
    <w:uiPriority w:val="99"/>
    <w:unhideWhenUsed/>
    <w:rsid w:val="000B62B2"/>
    <w:rPr>
      <w:rFonts w:ascii="Arial" w:eastAsia="Arial" w:hAnsi="Arial" w:cs="Arial"/>
      <w:sz w:val="22"/>
      <w:szCs w:val="22"/>
      <w:lang w:val="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2.png"/><Relationship Id="rId12" Type="http://schemas.microsoft.com/office/2018/08/relationships/commentsExtensible" Target="commentsExtensible.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endnotes" Target="end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25041</Words>
  <Characters>140737</Characters>
  <Application>Microsoft Office Word</Application>
  <DocSecurity>0</DocSecurity>
  <Lines>2269</Lines>
  <Paragraphs>767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Gloriana</dc:creator>
  <cp:lastModifiedBy>Gloriana Chaverri</cp:lastModifiedBy>
  <cp:revision>2</cp:revision>
  <dcterms:created xsi:type="dcterms:W3CDTF">2026-02-18T21:24:00Z</dcterms:created>
  <dcterms:modified xsi:type="dcterms:W3CDTF">2026-02-18T21:24:00Z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id="0YNXsWGH"/&gt;&lt;style id="http://www.zotero.org/styles/science-without-titles" hasBibliography="1" bibliographyStyleHasBeenSet="1"/&gt;&lt;prefs&gt;&lt;pref name="fieldType" value="Field"/&gt;&lt;/prefs&gt;&lt;/data&gt;</vt:lpwstr>
  </property>
  <property fmtid="{D5CDD505-2E9C-101B-9397-08002B2CF9AE}" pid="3" name="KSOProductBuildVer">
    <vt:lpwstr>1033-11.1.0.11719</vt:lpwstr>
  </property>
</Properties>
</file>